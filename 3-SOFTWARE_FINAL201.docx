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2"/>
      </w:tblGrid>
      <w:tr w:rsidR="00320823" w:rsidRPr="004F34BC" w14:paraId="47ED60FE" w14:textId="77777777" w:rsidTr="00330C72">
        <w:trPr>
          <w:trHeight w:val="13925"/>
        </w:trPr>
        <w:tc>
          <w:tcPr>
            <w:tcW w:w="9288" w:type="dxa"/>
          </w:tcPr>
          <w:p w14:paraId="5B4A47AD" w14:textId="77777777" w:rsidR="00320823" w:rsidRDefault="00320823" w:rsidP="00330C72">
            <w:pPr>
              <w:rPr>
                <w:rFonts w:ascii="Arial" w:hAnsi="Arial" w:cs="Arial"/>
                <w:b/>
                <w:bCs/>
                <w:sz w:val="44"/>
                <w:szCs w:val="44"/>
              </w:rPr>
            </w:pPr>
            <w:r w:rsidRPr="004F34BC">
              <w:rPr>
                <w:rFonts w:ascii="Arial" w:hAnsi="Arial" w:cs="Arial"/>
              </w:rPr>
              <w:tab/>
            </w:r>
          </w:p>
          <w:p w14:paraId="4BAC8E9D" w14:textId="77777777" w:rsidR="00320823" w:rsidRDefault="00320823" w:rsidP="00330C72">
            <w:pPr>
              <w:jc w:val="center"/>
              <w:rPr>
                <w:rFonts w:ascii="Arial" w:hAnsi="Arial" w:cs="Arial"/>
                <w:b/>
                <w:bCs/>
                <w:sz w:val="44"/>
                <w:szCs w:val="44"/>
              </w:rPr>
            </w:pPr>
            <w:r w:rsidRPr="3E1FA745">
              <w:rPr>
                <w:rFonts w:ascii="Arial" w:hAnsi="Arial" w:cs="Arial"/>
                <w:b/>
                <w:bCs/>
                <w:sz w:val="44"/>
                <w:szCs w:val="44"/>
              </w:rPr>
              <w:t>PROJECT PLANNING &amp; MANAGEMENT FORM</w:t>
            </w:r>
          </w:p>
          <w:p w14:paraId="35E803EA" w14:textId="77777777" w:rsidR="00320823" w:rsidRDefault="00320823" w:rsidP="00330C72">
            <w:pPr>
              <w:jc w:val="center"/>
              <w:rPr>
                <w:rFonts w:ascii="Arial" w:hAnsi="Arial" w:cs="Arial"/>
                <w:b/>
                <w:bCs/>
                <w:sz w:val="44"/>
                <w:szCs w:val="44"/>
              </w:rPr>
            </w:pPr>
            <w:r w:rsidRPr="3E1FA745">
              <w:rPr>
                <w:rFonts w:ascii="Arial" w:hAnsi="Arial" w:cs="Arial"/>
                <w:b/>
                <w:bCs/>
                <w:sz w:val="44"/>
                <w:szCs w:val="44"/>
              </w:rPr>
              <w:t>CMSE 201</w:t>
            </w:r>
          </w:p>
          <w:p w14:paraId="20EAEA8C" w14:textId="77777777" w:rsidR="00320823" w:rsidRDefault="00320823" w:rsidP="00330C72">
            <w:pPr>
              <w:rPr>
                <w:rFonts w:ascii="Arial" w:hAnsi="Arial" w:cs="Arial"/>
                <w:b/>
                <w:bCs/>
                <w:sz w:val="28"/>
                <w:szCs w:val="28"/>
              </w:rPr>
            </w:pPr>
          </w:p>
          <w:p w14:paraId="6F34BBB9" w14:textId="77777777" w:rsidR="00320823" w:rsidRDefault="00320823" w:rsidP="00330C72">
            <w:pPr>
              <w:rPr>
                <w:rFonts w:ascii="Arial" w:hAnsi="Arial" w:cs="Arial"/>
                <w:b/>
                <w:bCs/>
                <w:sz w:val="28"/>
                <w:szCs w:val="28"/>
              </w:rPr>
            </w:pPr>
          </w:p>
          <w:p w14:paraId="55129141" w14:textId="77777777" w:rsidR="00320823" w:rsidRDefault="00320823" w:rsidP="00330C72">
            <w:pPr>
              <w:rPr>
                <w:rFonts w:ascii="Arial" w:hAnsi="Arial" w:cs="Arial"/>
                <w:b/>
                <w:bCs/>
                <w:sz w:val="28"/>
                <w:szCs w:val="28"/>
              </w:rPr>
            </w:pPr>
          </w:p>
          <w:p w14:paraId="445B5DEE" w14:textId="77777777" w:rsidR="00320823" w:rsidRDefault="00320823" w:rsidP="00330C72">
            <w:pPr>
              <w:jc w:val="center"/>
              <w:rPr>
                <w:rFonts w:ascii="Arial" w:hAnsi="Arial" w:cs="Arial"/>
                <w:b/>
                <w:bCs/>
                <w:sz w:val="28"/>
                <w:szCs w:val="28"/>
              </w:rPr>
            </w:pPr>
          </w:p>
          <w:p w14:paraId="002F3BD9" w14:textId="77777777" w:rsidR="00320823" w:rsidRDefault="00320823" w:rsidP="00330C72">
            <w:pPr>
              <w:tabs>
                <w:tab w:val="left" w:pos="3437"/>
              </w:tabs>
              <w:rPr>
                <w:rFonts w:ascii="Arial" w:hAnsi="Arial" w:cs="Arial"/>
                <w:b/>
                <w:bCs/>
                <w:sz w:val="28"/>
                <w:szCs w:val="28"/>
              </w:rPr>
            </w:pPr>
            <w:r w:rsidRPr="3E1FA745">
              <w:rPr>
                <w:rFonts w:ascii="Arial" w:hAnsi="Arial" w:cs="Arial"/>
                <w:b/>
                <w:bCs/>
                <w:sz w:val="28"/>
                <w:szCs w:val="28"/>
              </w:rPr>
              <w:t xml:space="preserve">          GROUP NO: 12</w:t>
            </w:r>
          </w:p>
          <w:p w14:paraId="2F1792C7" w14:textId="77777777" w:rsidR="00320823" w:rsidRDefault="00320823" w:rsidP="00330C72">
            <w:pPr>
              <w:rPr>
                <w:rFonts w:ascii="Arial" w:hAnsi="Arial" w:cs="Arial"/>
                <w:b/>
                <w:bCs/>
                <w:sz w:val="28"/>
                <w:szCs w:val="28"/>
              </w:rPr>
            </w:pPr>
            <w:r w:rsidRPr="3E1FA745">
              <w:rPr>
                <w:rFonts w:ascii="Arial" w:hAnsi="Arial" w:cs="Arial"/>
                <w:b/>
                <w:bCs/>
                <w:sz w:val="28"/>
                <w:szCs w:val="28"/>
              </w:rPr>
              <w:t xml:space="preserve">          PROJECT NAME: Stray Animals Tracking Mobile App</w:t>
            </w:r>
          </w:p>
          <w:p w14:paraId="3666B6CF" w14:textId="77777777" w:rsidR="00320823" w:rsidRDefault="00320823" w:rsidP="00330C72">
            <w:pPr>
              <w:rPr>
                <w:rFonts w:ascii="Arial" w:hAnsi="Arial" w:cs="Arial"/>
                <w:b/>
                <w:bCs/>
                <w:sz w:val="28"/>
                <w:szCs w:val="28"/>
              </w:rPr>
            </w:pPr>
            <w:r w:rsidRPr="3E1FA745">
              <w:rPr>
                <w:rFonts w:ascii="Arial" w:hAnsi="Arial" w:cs="Arial"/>
                <w:b/>
                <w:bCs/>
                <w:sz w:val="28"/>
                <w:szCs w:val="28"/>
              </w:rPr>
              <w:t xml:space="preserve">          PROJECT START DATE: 11/10/2023.</w:t>
            </w:r>
          </w:p>
          <w:p w14:paraId="1D7FF540" w14:textId="77777777" w:rsidR="00320823" w:rsidRDefault="00320823" w:rsidP="00330C72">
            <w:pPr>
              <w:rPr>
                <w:rFonts w:ascii="Arial" w:hAnsi="Arial" w:cs="Arial"/>
                <w:b/>
                <w:bCs/>
                <w:sz w:val="28"/>
                <w:szCs w:val="28"/>
              </w:rPr>
            </w:pPr>
            <w:r w:rsidRPr="3E1FA745">
              <w:rPr>
                <w:rFonts w:ascii="Arial" w:hAnsi="Arial" w:cs="Arial"/>
                <w:b/>
                <w:bCs/>
                <w:sz w:val="28"/>
                <w:szCs w:val="28"/>
              </w:rPr>
              <w:t xml:space="preserve">          PROJECT END DATE: 24/12/2023</w:t>
            </w:r>
          </w:p>
          <w:p w14:paraId="50F047C1" w14:textId="77777777" w:rsidR="00320823" w:rsidRDefault="00320823" w:rsidP="00330C72">
            <w:pPr>
              <w:rPr>
                <w:rFonts w:ascii="Arial" w:hAnsi="Arial" w:cs="Arial"/>
                <w:b/>
                <w:bCs/>
                <w:sz w:val="28"/>
                <w:szCs w:val="28"/>
              </w:rPr>
            </w:pPr>
            <w:r w:rsidRPr="3E1FA745">
              <w:rPr>
                <w:rFonts w:ascii="Arial" w:hAnsi="Arial" w:cs="Arial"/>
                <w:b/>
                <w:bCs/>
                <w:sz w:val="28"/>
                <w:szCs w:val="28"/>
              </w:rPr>
              <w:t xml:space="preserve">          SUPERVISOR: Duygu Celik Ertugrul</w:t>
            </w:r>
          </w:p>
          <w:p w14:paraId="2CFD9719" w14:textId="77777777" w:rsidR="00320823" w:rsidRDefault="00320823" w:rsidP="00330C72">
            <w:pPr>
              <w:rPr>
                <w:rFonts w:ascii="Arial" w:hAnsi="Arial" w:cs="Arial"/>
                <w:b/>
                <w:bCs/>
                <w:sz w:val="28"/>
                <w:szCs w:val="28"/>
              </w:rPr>
            </w:pPr>
            <w:r w:rsidRPr="3E1FA745">
              <w:rPr>
                <w:rFonts w:ascii="Arial" w:hAnsi="Arial" w:cs="Arial"/>
                <w:b/>
                <w:bCs/>
                <w:sz w:val="28"/>
                <w:szCs w:val="28"/>
              </w:rPr>
              <w:t xml:space="preserve">          SEMESTER TERM: Fall 2023/2024</w:t>
            </w:r>
          </w:p>
          <w:p w14:paraId="179A67B6" w14:textId="77777777" w:rsidR="00320823" w:rsidRDefault="00320823" w:rsidP="00330C72">
            <w:pPr>
              <w:rPr>
                <w:rFonts w:ascii="Arial" w:hAnsi="Arial" w:cs="Arial"/>
                <w:b/>
                <w:bCs/>
                <w:sz w:val="28"/>
                <w:szCs w:val="28"/>
              </w:rPr>
            </w:pPr>
          </w:p>
          <w:p w14:paraId="19896B7D" w14:textId="77777777" w:rsidR="00320823" w:rsidRPr="00EA54B7" w:rsidRDefault="00320823" w:rsidP="00330C72">
            <w:pPr>
              <w:spacing w:after="0" w:line="240" w:lineRule="auto"/>
              <w:jc w:val="center"/>
              <w:rPr>
                <w:color w:val="808080" w:themeColor="background1" w:themeShade="80"/>
                <w:sz w:val="18"/>
                <w:szCs w:val="18"/>
              </w:rPr>
            </w:pPr>
          </w:p>
        </w:tc>
      </w:tr>
    </w:tbl>
    <w:p w14:paraId="78AECE28" w14:textId="77777777" w:rsidR="00320823" w:rsidRPr="004F34BC" w:rsidRDefault="00320823" w:rsidP="00320823">
      <w:pPr>
        <w:pStyle w:val="Title"/>
        <w:rPr>
          <w:sz w:val="40"/>
          <w:szCs w:val="40"/>
        </w:rPr>
      </w:pPr>
      <w:r w:rsidRPr="3E1FA745">
        <w:rPr>
          <w:sz w:val="40"/>
          <w:szCs w:val="40"/>
        </w:rPr>
        <w:lastRenderedPageBreak/>
        <w:t>A.1. Preliminary Project Information</w:t>
      </w:r>
    </w:p>
    <w:p w14:paraId="6527C539" w14:textId="77777777" w:rsidR="00320823" w:rsidRPr="004F34BC" w:rsidRDefault="00320823" w:rsidP="00320823">
      <w:pPr>
        <w:pStyle w:val="Heading1"/>
      </w:pPr>
      <w:r>
        <w:t xml:space="preserve">A.1.1 </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6520"/>
      </w:tblGrid>
      <w:tr w:rsidR="00320823" w:rsidRPr="004F34BC" w14:paraId="6A66694C" w14:textId="77777777" w:rsidTr="00330C72">
        <w:tc>
          <w:tcPr>
            <w:tcW w:w="2802" w:type="dxa"/>
            <w:shd w:val="clear" w:color="auto" w:fill="BFBFBF" w:themeFill="background1" w:themeFillShade="BF"/>
          </w:tcPr>
          <w:p w14:paraId="41C5FCBD" w14:textId="77777777" w:rsidR="00320823" w:rsidRPr="004F34BC" w:rsidRDefault="00320823" w:rsidP="00330C72">
            <w:pPr>
              <w:spacing w:after="0" w:line="240" w:lineRule="auto"/>
              <w:rPr>
                <w:b/>
                <w:bCs/>
              </w:rPr>
            </w:pPr>
            <w:r w:rsidRPr="3E1FA745">
              <w:rPr>
                <w:b/>
                <w:bCs/>
              </w:rPr>
              <w:t>Project No</w:t>
            </w:r>
          </w:p>
        </w:tc>
        <w:tc>
          <w:tcPr>
            <w:tcW w:w="6520" w:type="dxa"/>
            <w:shd w:val="clear" w:color="auto" w:fill="auto"/>
          </w:tcPr>
          <w:p w14:paraId="637DC11D" w14:textId="77777777" w:rsidR="00320823" w:rsidRPr="004F34BC" w:rsidRDefault="00320823" w:rsidP="00330C72">
            <w:pPr>
              <w:spacing w:after="0" w:line="240" w:lineRule="auto"/>
              <w:rPr>
                <w:szCs w:val="24"/>
              </w:rPr>
            </w:pPr>
            <w:r w:rsidRPr="3E1FA745">
              <w:rPr>
                <w:szCs w:val="24"/>
              </w:rPr>
              <w:t>2</w:t>
            </w:r>
          </w:p>
        </w:tc>
      </w:tr>
      <w:tr w:rsidR="00320823" w:rsidRPr="004F34BC" w14:paraId="39742EB5" w14:textId="77777777" w:rsidTr="00330C72">
        <w:tc>
          <w:tcPr>
            <w:tcW w:w="2802" w:type="dxa"/>
            <w:shd w:val="clear" w:color="auto" w:fill="BFBFBF" w:themeFill="background1" w:themeFillShade="BF"/>
          </w:tcPr>
          <w:p w14:paraId="75E27ACC" w14:textId="77777777" w:rsidR="00320823" w:rsidRPr="004F34BC" w:rsidRDefault="00320823" w:rsidP="00330C72">
            <w:pPr>
              <w:spacing w:after="0" w:line="240" w:lineRule="auto"/>
              <w:rPr>
                <w:b/>
                <w:bCs/>
              </w:rPr>
            </w:pPr>
            <w:r w:rsidRPr="3E1FA745">
              <w:rPr>
                <w:b/>
                <w:bCs/>
              </w:rPr>
              <w:t>Project Name</w:t>
            </w:r>
          </w:p>
        </w:tc>
        <w:tc>
          <w:tcPr>
            <w:tcW w:w="6520" w:type="dxa"/>
            <w:shd w:val="clear" w:color="auto" w:fill="auto"/>
          </w:tcPr>
          <w:p w14:paraId="0C8DDD6C" w14:textId="77777777" w:rsidR="00320823" w:rsidRPr="004F34BC" w:rsidRDefault="00320823" w:rsidP="00330C72">
            <w:pPr>
              <w:spacing w:after="0" w:line="240" w:lineRule="auto"/>
              <w:rPr>
                <w:szCs w:val="24"/>
              </w:rPr>
            </w:pPr>
            <w:r w:rsidRPr="3E1FA745">
              <w:rPr>
                <w:szCs w:val="24"/>
              </w:rPr>
              <w:t>Stray Animals tracking mobile app</w:t>
            </w:r>
          </w:p>
        </w:tc>
      </w:tr>
      <w:tr w:rsidR="00320823" w:rsidRPr="004F34BC" w14:paraId="4A86CE44" w14:textId="77777777" w:rsidTr="00330C72">
        <w:tc>
          <w:tcPr>
            <w:tcW w:w="2802" w:type="dxa"/>
            <w:shd w:val="clear" w:color="auto" w:fill="BFBFBF" w:themeFill="background1" w:themeFillShade="BF"/>
          </w:tcPr>
          <w:p w14:paraId="3930B19E" w14:textId="77777777" w:rsidR="00320823" w:rsidRPr="004F34BC" w:rsidRDefault="00320823" w:rsidP="00330C72">
            <w:pPr>
              <w:spacing w:after="0" w:line="240" w:lineRule="auto"/>
              <w:rPr>
                <w:b/>
                <w:bCs/>
              </w:rPr>
            </w:pPr>
            <w:r w:rsidRPr="3E1FA745">
              <w:rPr>
                <w:b/>
                <w:bCs/>
              </w:rPr>
              <w:t>Start Date</w:t>
            </w:r>
          </w:p>
        </w:tc>
        <w:tc>
          <w:tcPr>
            <w:tcW w:w="6520" w:type="dxa"/>
            <w:shd w:val="clear" w:color="auto" w:fill="auto"/>
          </w:tcPr>
          <w:p w14:paraId="1C1AC867" w14:textId="77777777" w:rsidR="00320823" w:rsidRPr="004F34BC" w:rsidRDefault="00320823" w:rsidP="00330C72">
            <w:pPr>
              <w:spacing w:after="0" w:line="240" w:lineRule="auto"/>
              <w:rPr>
                <w:szCs w:val="24"/>
              </w:rPr>
            </w:pPr>
            <w:r w:rsidRPr="3E1FA745">
              <w:rPr>
                <w:szCs w:val="24"/>
              </w:rPr>
              <w:t>11/10/2023</w:t>
            </w:r>
          </w:p>
        </w:tc>
      </w:tr>
      <w:tr w:rsidR="00320823" w:rsidRPr="004F34BC" w14:paraId="247B3333" w14:textId="77777777" w:rsidTr="00330C72">
        <w:tc>
          <w:tcPr>
            <w:tcW w:w="2802" w:type="dxa"/>
            <w:shd w:val="clear" w:color="auto" w:fill="BFBFBF" w:themeFill="background1" w:themeFillShade="BF"/>
          </w:tcPr>
          <w:p w14:paraId="30A3DF0B" w14:textId="77777777" w:rsidR="00320823" w:rsidRPr="004F34BC" w:rsidRDefault="00320823" w:rsidP="00330C72">
            <w:pPr>
              <w:spacing w:after="0" w:line="240" w:lineRule="auto"/>
              <w:rPr>
                <w:b/>
                <w:bCs/>
                <w:highlight w:val="yellow"/>
              </w:rPr>
            </w:pPr>
            <w:r w:rsidRPr="3E1FA745">
              <w:rPr>
                <w:b/>
                <w:bCs/>
              </w:rPr>
              <w:t>End Date</w:t>
            </w:r>
          </w:p>
        </w:tc>
        <w:tc>
          <w:tcPr>
            <w:tcW w:w="6520" w:type="dxa"/>
            <w:shd w:val="clear" w:color="auto" w:fill="auto"/>
          </w:tcPr>
          <w:p w14:paraId="19B088C2" w14:textId="77777777" w:rsidR="00320823" w:rsidRPr="004F34BC" w:rsidRDefault="00320823" w:rsidP="00330C72">
            <w:pPr>
              <w:spacing w:after="0" w:line="240" w:lineRule="auto"/>
              <w:rPr>
                <w:szCs w:val="24"/>
              </w:rPr>
            </w:pPr>
            <w:r w:rsidRPr="3E1FA745">
              <w:rPr>
                <w:szCs w:val="24"/>
              </w:rPr>
              <w:t>24/12/2023</w:t>
            </w:r>
          </w:p>
        </w:tc>
      </w:tr>
      <w:tr w:rsidR="00320823" w:rsidRPr="004F34BC" w14:paraId="7F75AF8E" w14:textId="77777777" w:rsidTr="00330C72">
        <w:tc>
          <w:tcPr>
            <w:tcW w:w="2802" w:type="dxa"/>
            <w:shd w:val="clear" w:color="auto" w:fill="BFBFBF" w:themeFill="background1" w:themeFillShade="BF"/>
          </w:tcPr>
          <w:p w14:paraId="2567F243" w14:textId="77777777" w:rsidR="00320823" w:rsidRPr="004F34BC" w:rsidRDefault="00320823" w:rsidP="00330C72">
            <w:pPr>
              <w:spacing w:after="0" w:line="240" w:lineRule="auto"/>
              <w:rPr>
                <w:b/>
                <w:bCs/>
                <w:highlight w:val="yellow"/>
              </w:rPr>
            </w:pPr>
            <w:r w:rsidRPr="3E1FA745">
              <w:rPr>
                <w:b/>
                <w:bCs/>
              </w:rPr>
              <w:t>Time</w:t>
            </w:r>
          </w:p>
        </w:tc>
        <w:tc>
          <w:tcPr>
            <w:tcW w:w="6520" w:type="dxa"/>
            <w:shd w:val="clear" w:color="auto" w:fill="auto"/>
          </w:tcPr>
          <w:p w14:paraId="1FC5B9CD" w14:textId="77777777" w:rsidR="00320823" w:rsidRPr="004F34BC" w:rsidRDefault="00320823" w:rsidP="00330C72">
            <w:pPr>
              <w:spacing w:after="0" w:line="240" w:lineRule="auto"/>
              <w:rPr>
                <w:szCs w:val="24"/>
              </w:rPr>
            </w:pPr>
            <w:r w:rsidRPr="3E1FA745">
              <w:rPr>
                <w:szCs w:val="24"/>
              </w:rPr>
              <w:t>2 months and 13 days</w:t>
            </w:r>
          </w:p>
        </w:tc>
      </w:tr>
    </w:tbl>
    <w:p w14:paraId="60DCE2BB" w14:textId="77777777" w:rsidR="00320823" w:rsidRPr="004F34BC" w:rsidRDefault="00320823" w:rsidP="00320823">
      <w:pPr>
        <w:spacing w:after="0"/>
        <w:rPr>
          <w:rFonts w:ascii="Trebuchet MS" w:hAnsi="Trebuchet MS"/>
          <w:b/>
          <w:bCs/>
          <w:color w:val="333333"/>
          <w:sz w:val="28"/>
          <w:szCs w:val="28"/>
        </w:rPr>
      </w:pPr>
    </w:p>
    <w:p w14:paraId="14F2FB6D" w14:textId="77777777" w:rsidR="00320823" w:rsidRPr="004F34BC" w:rsidRDefault="00320823" w:rsidP="00320823">
      <w:pPr>
        <w:pStyle w:val="Heading1"/>
      </w:pPr>
      <w:r>
        <w:t>A.1.2</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3118"/>
        <w:gridCol w:w="1276"/>
        <w:gridCol w:w="2126"/>
      </w:tblGrid>
      <w:tr w:rsidR="00320823" w:rsidRPr="004F34BC" w14:paraId="5DC8F0EE" w14:textId="77777777" w:rsidTr="00330C72">
        <w:tc>
          <w:tcPr>
            <w:tcW w:w="9322" w:type="dxa"/>
            <w:gridSpan w:val="4"/>
            <w:shd w:val="clear" w:color="auto" w:fill="BFBFBF" w:themeFill="background1" w:themeFillShade="BF"/>
          </w:tcPr>
          <w:p w14:paraId="48A42FC2" w14:textId="77777777" w:rsidR="00320823" w:rsidRPr="004F34BC" w:rsidRDefault="00320823" w:rsidP="00330C72">
            <w:pPr>
              <w:spacing w:after="0" w:line="240" w:lineRule="auto"/>
            </w:pPr>
            <w:r w:rsidRPr="3E1FA745">
              <w:rPr>
                <w:b/>
                <w:bCs/>
              </w:rPr>
              <w:t>Project Manager</w:t>
            </w:r>
          </w:p>
        </w:tc>
      </w:tr>
      <w:tr w:rsidR="00320823" w:rsidRPr="004F34BC" w14:paraId="1B036D2C" w14:textId="77777777" w:rsidTr="00330C72">
        <w:tc>
          <w:tcPr>
            <w:tcW w:w="2802" w:type="dxa"/>
            <w:shd w:val="clear" w:color="auto" w:fill="BFBFBF" w:themeFill="background1" w:themeFillShade="BF"/>
          </w:tcPr>
          <w:p w14:paraId="00CFB0EF" w14:textId="77777777" w:rsidR="00320823" w:rsidRPr="004F34BC" w:rsidRDefault="00320823" w:rsidP="00330C72">
            <w:pPr>
              <w:spacing w:after="0" w:line="240" w:lineRule="auto"/>
              <w:rPr>
                <w:b/>
                <w:bCs/>
              </w:rPr>
            </w:pPr>
            <w:r w:rsidRPr="3E1FA745">
              <w:rPr>
                <w:b/>
                <w:bCs/>
              </w:rPr>
              <w:t>Name Surname</w:t>
            </w:r>
          </w:p>
        </w:tc>
        <w:tc>
          <w:tcPr>
            <w:tcW w:w="3118" w:type="dxa"/>
            <w:shd w:val="clear" w:color="auto" w:fill="auto"/>
          </w:tcPr>
          <w:p w14:paraId="3AC36577" w14:textId="77777777" w:rsidR="00320823" w:rsidRPr="004F34BC" w:rsidRDefault="00320823" w:rsidP="00330C72">
            <w:pPr>
              <w:spacing w:after="0" w:line="240" w:lineRule="auto"/>
              <w:rPr>
                <w:szCs w:val="24"/>
              </w:rPr>
            </w:pPr>
            <w:r w:rsidRPr="3E1FA745">
              <w:rPr>
                <w:szCs w:val="24"/>
              </w:rPr>
              <w:t>OMAR AHMED</w:t>
            </w:r>
          </w:p>
        </w:tc>
        <w:tc>
          <w:tcPr>
            <w:tcW w:w="1276" w:type="dxa"/>
            <w:shd w:val="clear" w:color="auto" w:fill="BFBFBF" w:themeFill="background1" w:themeFillShade="BF"/>
          </w:tcPr>
          <w:p w14:paraId="75185940" w14:textId="77777777" w:rsidR="00320823" w:rsidRPr="004F34BC" w:rsidRDefault="00320823" w:rsidP="00330C72">
            <w:pPr>
              <w:spacing w:after="0" w:line="240" w:lineRule="auto"/>
            </w:pPr>
            <w:r w:rsidRPr="3E1FA745">
              <w:rPr>
                <w:b/>
                <w:bCs/>
              </w:rPr>
              <w:t>ID No</w:t>
            </w:r>
          </w:p>
        </w:tc>
        <w:tc>
          <w:tcPr>
            <w:tcW w:w="2126" w:type="dxa"/>
            <w:shd w:val="clear" w:color="auto" w:fill="auto"/>
          </w:tcPr>
          <w:p w14:paraId="4224DB72" w14:textId="77777777" w:rsidR="00320823" w:rsidRPr="004F34BC" w:rsidRDefault="00320823" w:rsidP="00330C72">
            <w:pPr>
              <w:spacing w:after="0" w:line="240" w:lineRule="auto"/>
              <w:rPr>
                <w:szCs w:val="24"/>
              </w:rPr>
            </w:pPr>
            <w:r w:rsidRPr="3E1FA745">
              <w:rPr>
                <w:szCs w:val="24"/>
              </w:rPr>
              <w:t>20801041</w:t>
            </w:r>
          </w:p>
        </w:tc>
      </w:tr>
      <w:tr w:rsidR="00320823" w:rsidRPr="004F34BC" w14:paraId="437D0CB7" w14:textId="77777777" w:rsidTr="00330C72">
        <w:tc>
          <w:tcPr>
            <w:tcW w:w="2802" w:type="dxa"/>
            <w:shd w:val="clear" w:color="auto" w:fill="BFBFBF" w:themeFill="background1" w:themeFillShade="BF"/>
          </w:tcPr>
          <w:p w14:paraId="6D7FF2C5" w14:textId="77777777" w:rsidR="00320823" w:rsidRPr="004F34BC" w:rsidRDefault="00320823" w:rsidP="00330C72">
            <w:pPr>
              <w:spacing w:after="0" w:line="240" w:lineRule="auto"/>
              <w:rPr>
                <w:b/>
                <w:bCs/>
              </w:rPr>
            </w:pPr>
            <w:r w:rsidRPr="3E1FA745">
              <w:rPr>
                <w:b/>
                <w:bCs/>
              </w:rPr>
              <w:t>Title/Role</w:t>
            </w:r>
          </w:p>
        </w:tc>
        <w:tc>
          <w:tcPr>
            <w:tcW w:w="6520" w:type="dxa"/>
            <w:gridSpan w:val="3"/>
            <w:shd w:val="clear" w:color="auto" w:fill="auto"/>
          </w:tcPr>
          <w:p w14:paraId="60915BD6" w14:textId="77777777" w:rsidR="00320823" w:rsidRPr="004F34BC" w:rsidRDefault="00320823" w:rsidP="00330C72">
            <w:pPr>
              <w:spacing w:after="0" w:line="240" w:lineRule="auto"/>
              <w:rPr>
                <w:szCs w:val="24"/>
              </w:rPr>
            </w:pPr>
            <w:r w:rsidRPr="3E1FA745">
              <w:rPr>
                <w:szCs w:val="24"/>
              </w:rPr>
              <w:t>Project Manager</w:t>
            </w:r>
          </w:p>
        </w:tc>
      </w:tr>
      <w:tr w:rsidR="00320823" w:rsidRPr="004F34BC" w14:paraId="6E555994" w14:textId="77777777" w:rsidTr="00330C72">
        <w:tc>
          <w:tcPr>
            <w:tcW w:w="2802" w:type="dxa"/>
            <w:shd w:val="clear" w:color="auto" w:fill="BFBFBF" w:themeFill="background1" w:themeFillShade="BF"/>
          </w:tcPr>
          <w:p w14:paraId="2F5D9881" w14:textId="77777777" w:rsidR="00320823" w:rsidRPr="004F34BC" w:rsidRDefault="00320823" w:rsidP="00330C72">
            <w:pPr>
              <w:spacing w:after="0" w:line="240" w:lineRule="auto"/>
              <w:rPr>
                <w:b/>
                <w:bCs/>
                <w:highlight w:val="yellow"/>
              </w:rPr>
            </w:pPr>
            <w:r w:rsidRPr="3E1FA745">
              <w:rPr>
                <w:b/>
                <w:bCs/>
              </w:rPr>
              <w:t>Address</w:t>
            </w:r>
          </w:p>
        </w:tc>
        <w:tc>
          <w:tcPr>
            <w:tcW w:w="6520" w:type="dxa"/>
            <w:gridSpan w:val="3"/>
            <w:shd w:val="clear" w:color="auto" w:fill="auto"/>
          </w:tcPr>
          <w:p w14:paraId="34B06667" w14:textId="77777777" w:rsidR="00320823" w:rsidRPr="004F34BC" w:rsidRDefault="00320823" w:rsidP="00330C72">
            <w:pPr>
              <w:spacing w:after="0" w:line="240" w:lineRule="auto"/>
              <w:rPr>
                <w:szCs w:val="24"/>
              </w:rPr>
            </w:pPr>
            <w:r w:rsidRPr="3E1FA745">
              <w:rPr>
                <w:szCs w:val="24"/>
              </w:rPr>
              <w:t>Famagusta</w:t>
            </w:r>
          </w:p>
        </w:tc>
      </w:tr>
      <w:tr w:rsidR="00320823" w:rsidRPr="004F34BC" w14:paraId="13AA160C" w14:textId="77777777" w:rsidTr="00330C72">
        <w:tc>
          <w:tcPr>
            <w:tcW w:w="2802" w:type="dxa"/>
            <w:shd w:val="clear" w:color="auto" w:fill="BFBFBF" w:themeFill="background1" w:themeFillShade="BF"/>
          </w:tcPr>
          <w:p w14:paraId="5B5A6CA3" w14:textId="77777777" w:rsidR="00320823" w:rsidRPr="004F34BC" w:rsidRDefault="00320823" w:rsidP="00330C72">
            <w:pPr>
              <w:spacing w:after="0" w:line="240" w:lineRule="auto"/>
              <w:rPr>
                <w:b/>
                <w:bCs/>
                <w:highlight w:val="yellow"/>
              </w:rPr>
            </w:pPr>
            <w:r w:rsidRPr="3E1FA745">
              <w:rPr>
                <w:b/>
                <w:bCs/>
              </w:rPr>
              <w:t>Phone</w:t>
            </w:r>
          </w:p>
        </w:tc>
        <w:tc>
          <w:tcPr>
            <w:tcW w:w="6520" w:type="dxa"/>
            <w:gridSpan w:val="3"/>
            <w:shd w:val="clear" w:color="auto" w:fill="auto"/>
          </w:tcPr>
          <w:p w14:paraId="37069C61" w14:textId="77777777" w:rsidR="00320823" w:rsidRPr="004F34BC" w:rsidRDefault="00320823" w:rsidP="00330C72">
            <w:pPr>
              <w:spacing w:after="0" w:line="240" w:lineRule="auto"/>
              <w:rPr>
                <w:szCs w:val="24"/>
              </w:rPr>
            </w:pPr>
            <w:r w:rsidRPr="3E1FA745">
              <w:rPr>
                <w:szCs w:val="24"/>
              </w:rPr>
              <w:t>+905338399207</w:t>
            </w:r>
          </w:p>
        </w:tc>
      </w:tr>
      <w:tr w:rsidR="00320823" w:rsidRPr="004F34BC" w14:paraId="247C4A00" w14:textId="77777777" w:rsidTr="00330C72">
        <w:trPr>
          <w:trHeight w:val="59"/>
        </w:trPr>
        <w:tc>
          <w:tcPr>
            <w:tcW w:w="2802" w:type="dxa"/>
            <w:shd w:val="clear" w:color="auto" w:fill="BFBFBF" w:themeFill="background1" w:themeFillShade="BF"/>
          </w:tcPr>
          <w:p w14:paraId="7F1C97E8" w14:textId="77777777" w:rsidR="00320823" w:rsidRPr="004F34BC" w:rsidRDefault="00320823" w:rsidP="00330C72">
            <w:pPr>
              <w:spacing w:after="0" w:line="240" w:lineRule="auto"/>
              <w:rPr>
                <w:b/>
                <w:bCs/>
              </w:rPr>
            </w:pPr>
            <w:r w:rsidRPr="3E1FA745">
              <w:rPr>
                <w:b/>
                <w:bCs/>
              </w:rPr>
              <w:t>Email</w:t>
            </w:r>
          </w:p>
        </w:tc>
        <w:tc>
          <w:tcPr>
            <w:tcW w:w="6520" w:type="dxa"/>
            <w:gridSpan w:val="3"/>
            <w:shd w:val="clear" w:color="auto" w:fill="auto"/>
          </w:tcPr>
          <w:p w14:paraId="06FC9F6A" w14:textId="77777777" w:rsidR="00320823" w:rsidRPr="004F34BC" w:rsidRDefault="00320823" w:rsidP="00330C72">
            <w:pPr>
              <w:spacing w:after="0" w:line="240" w:lineRule="auto"/>
              <w:rPr>
                <w:szCs w:val="24"/>
              </w:rPr>
            </w:pPr>
            <w:r w:rsidRPr="3E1FA745">
              <w:rPr>
                <w:szCs w:val="24"/>
              </w:rPr>
              <w:t>omar.alyousufi10@gmail.com</w:t>
            </w:r>
          </w:p>
        </w:tc>
      </w:tr>
    </w:tbl>
    <w:p w14:paraId="4F2FA715" w14:textId="77777777" w:rsidR="00320823" w:rsidRPr="004F34BC" w:rsidRDefault="00320823" w:rsidP="00320823">
      <w:pPr>
        <w:pStyle w:val="Title"/>
        <w:rPr>
          <w:sz w:val="40"/>
          <w:szCs w:val="40"/>
        </w:rPr>
      </w:pPr>
    </w:p>
    <w:p w14:paraId="7229BC99" w14:textId="77777777" w:rsidR="00320823" w:rsidRPr="004F34BC" w:rsidRDefault="00320823" w:rsidP="00320823">
      <w:pPr>
        <w:pStyle w:val="Title"/>
        <w:rPr>
          <w:sz w:val="40"/>
          <w:szCs w:val="40"/>
        </w:rPr>
      </w:pPr>
      <w:r w:rsidRPr="3E1FA745">
        <w:rPr>
          <w:sz w:val="40"/>
          <w:szCs w:val="40"/>
        </w:rPr>
        <w:t>A.2 Group Information</w:t>
      </w:r>
    </w:p>
    <w:p w14:paraId="46352FF8" w14:textId="77777777" w:rsidR="00320823" w:rsidRPr="004F34BC" w:rsidRDefault="00320823" w:rsidP="00320823">
      <w:pPr>
        <w:pStyle w:val="Heading1"/>
      </w:pPr>
      <w:r>
        <w:t xml:space="preserve">A.2.1 </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3118"/>
        <w:gridCol w:w="1276"/>
        <w:gridCol w:w="2126"/>
      </w:tblGrid>
      <w:tr w:rsidR="00320823" w:rsidRPr="004F34BC" w14:paraId="5D372103" w14:textId="77777777" w:rsidTr="00330C72">
        <w:tc>
          <w:tcPr>
            <w:tcW w:w="9322" w:type="dxa"/>
            <w:gridSpan w:val="4"/>
            <w:shd w:val="clear" w:color="auto" w:fill="BFBFBF" w:themeFill="background1" w:themeFillShade="BF"/>
          </w:tcPr>
          <w:p w14:paraId="017E16A3" w14:textId="77777777" w:rsidR="00320823" w:rsidRPr="004F34BC" w:rsidRDefault="00320823" w:rsidP="00330C72">
            <w:pPr>
              <w:spacing w:after="0" w:line="240" w:lineRule="auto"/>
            </w:pPr>
            <w:r w:rsidRPr="3E1FA745">
              <w:rPr>
                <w:b/>
                <w:bCs/>
              </w:rPr>
              <w:t>Student 1</w:t>
            </w:r>
          </w:p>
        </w:tc>
      </w:tr>
      <w:tr w:rsidR="00320823" w:rsidRPr="004F34BC" w14:paraId="2E3963FE" w14:textId="77777777" w:rsidTr="00330C72">
        <w:tc>
          <w:tcPr>
            <w:tcW w:w="2802" w:type="dxa"/>
            <w:shd w:val="clear" w:color="auto" w:fill="BFBFBF" w:themeFill="background1" w:themeFillShade="BF"/>
          </w:tcPr>
          <w:p w14:paraId="26FA59F7" w14:textId="77777777" w:rsidR="00320823" w:rsidRPr="004F34BC" w:rsidRDefault="00320823" w:rsidP="00330C72">
            <w:pPr>
              <w:spacing w:after="0" w:line="240" w:lineRule="auto"/>
              <w:rPr>
                <w:b/>
                <w:bCs/>
              </w:rPr>
            </w:pPr>
            <w:r w:rsidRPr="3E1FA745">
              <w:rPr>
                <w:b/>
                <w:bCs/>
              </w:rPr>
              <w:t>Name Surname</w:t>
            </w:r>
          </w:p>
        </w:tc>
        <w:tc>
          <w:tcPr>
            <w:tcW w:w="3118" w:type="dxa"/>
            <w:shd w:val="clear" w:color="auto" w:fill="auto"/>
          </w:tcPr>
          <w:p w14:paraId="6D5A30EB" w14:textId="77777777" w:rsidR="00320823" w:rsidRPr="004F34BC" w:rsidRDefault="00320823" w:rsidP="00330C72">
            <w:pPr>
              <w:spacing w:after="0" w:line="240" w:lineRule="auto"/>
              <w:rPr>
                <w:szCs w:val="24"/>
              </w:rPr>
            </w:pPr>
            <w:r w:rsidRPr="3E1FA745">
              <w:rPr>
                <w:szCs w:val="24"/>
              </w:rPr>
              <w:t>AHMED SALMI</w:t>
            </w:r>
          </w:p>
        </w:tc>
        <w:tc>
          <w:tcPr>
            <w:tcW w:w="1276" w:type="dxa"/>
            <w:shd w:val="clear" w:color="auto" w:fill="BFBFBF" w:themeFill="background1" w:themeFillShade="BF"/>
          </w:tcPr>
          <w:p w14:paraId="38139F8F" w14:textId="77777777" w:rsidR="00320823" w:rsidRPr="004F34BC" w:rsidRDefault="00320823" w:rsidP="00330C72">
            <w:pPr>
              <w:spacing w:after="0" w:line="240" w:lineRule="auto"/>
            </w:pPr>
            <w:r w:rsidRPr="3E1FA745">
              <w:rPr>
                <w:b/>
                <w:bCs/>
              </w:rPr>
              <w:t>ID No</w:t>
            </w:r>
          </w:p>
        </w:tc>
        <w:tc>
          <w:tcPr>
            <w:tcW w:w="2126" w:type="dxa"/>
            <w:shd w:val="clear" w:color="auto" w:fill="auto"/>
          </w:tcPr>
          <w:p w14:paraId="63DCF1E9" w14:textId="77777777" w:rsidR="00320823" w:rsidRPr="004F34BC" w:rsidRDefault="00320823" w:rsidP="00330C72">
            <w:pPr>
              <w:spacing w:after="0" w:line="240" w:lineRule="auto"/>
              <w:rPr>
                <w:szCs w:val="24"/>
              </w:rPr>
            </w:pPr>
            <w:r w:rsidRPr="3E1FA745">
              <w:rPr>
                <w:szCs w:val="24"/>
              </w:rPr>
              <w:t>22703233</w:t>
            </w:r>
          </w:p>
        </w:tc>
      </w:tr>
      <w:tr w:rsidR="00320823" w:rsidRPr="004F34BC" w14:paraId="2CCA151B" w14:textId="77777777" w:rsidTr="00330C72">
        <w:tc>
          <w:tcPr>
            <w:tcW w:w="2802" w:type="dxa"/>
            <w:shd w:val="clear" w:color="auto" w:fill="BFBFBF" w:themeFill="background1" w:themeFillShade="BF"/>
          </w:tcPr>
          <w:p w14:paraId="6ABDD3C6" w14:textId="77777777" w:rsidR="00320823" w:rsidRPr="004F34BC" w:rsidRDefault="00320823" w:rsidP="00330C72">
            <w:pPr>
              <w:spacing w:after="0" w:line="240" w:lineRule="auto"/>
              <w:rPr>
                <w:b/>
                <w:bCs/>
              </w:rPr>
            </w:pPr>
            <w:r w:rsidRPr="3E1FA745">
              <w:rPr>
                <w:b/>
                <w:bCs/>
              </w:rPr>
              <w:t>Title/Role</w:t>
            </w:r>
          </w:p>
        </w:tc>
        <w:tc>
          <w:tcPr>
            <w:tcW w:w="6520" w:type="dxa"/>
            <w:gridSpan w:val="3"/>
            <w:shd w:val="clear" w:color="auto" w:fill="auto"/>
          </w:tcPr>
          <w:p w14:paraId="0F723E3B" w14:textId="77777777" w:rsidR="00320823" w:rsidRPr="004F34BC" w:rsidRDefault="00320823" w:rsidP="00330C72">
            <w:pPr>
              <w:spacing w:after="0" w:line="240" w:lineRule="auto"/>
              <w:rPr>
                <w:szCs w:val="24"/>
              </w:rPr>
            </w:pPr>
            <w:r w:rsidRPr="3E1FA745">
              <w:rPr>
                <w:szCs w:val="24"/>
              </w:rPr>
              <w:t>Database developer</w:t>
            </w:r>
          </w:p>
        </w:tc>
      </w:tr>
      <w:tr w:rsidR="00320823" w:rsidRPr="004F34BC" w14:paraId="28122382" w14:textId="77777777" w:rsidTr="00330C72">
        <w:tc>
          <w:tcPr>
            <w:tcW w:w="2802" w:type="dxa"/>
            <w:shd w:val="clear" w:color="auto" w:fill="BFBFBF" w:themeFill="background1" w:themeFillShade="BF"/>
          </w:tcPr>
          <w:p w14:paraId="5F988513" w14:textId="77777777" w:rsidR="00320823" w:rsidRPr="004F34BC" w:rsidRDefault="00320823" w:rsidP="00330C72">
            <w:pPr>
              <w:spacing w:after="0" w:line="240" w:lineRule="auto"/>
              <w:rPr>
                <w:b/>
                <w:bCs/>
                <w:highlight w:val="yellow"/>
              </w:rPr>
            </w:pPr>
            <w:r w:rsidRPr="3E1FA745">
              <w:rPr>
                <w:b/>
                <w:bCs/>
              </w:rPr>
              <w:t>Address</w:t>
            </w:r>
          </w:p>
        </w:tc>
        <w:tc>
          <w:tcPr>
            <w:tcW w:w="6520" w:type="dxa"/>
            <w:gridSpan w:val="3"/>
            <w:shd w:val="clear" w:color="auto" w:fill="auto"/>
          </w:tcPr>
          <w:p w14:paraId="793602B0" w14:textId="77777777" w:rsidR="00320823" w:rsidRPr="004F34BC" w:rsidRDefault="00320823" w:rsidP="00330C72">
            <w:pPr>
              <w:spacing w:after="0" w:line="240" w:lineRule="auto"/>
              <w:rPr>
                <w:szCs w:val="24"/>
              </w:rPr>
            </w:pPr>
            <w:r w:rsidRPr="3E1FA745">
              <w:rPr>
                <w:szCs w:val="24"/>
              </w:rPr>
              <w:t>Famagusta</w:t>
            </w:r>
          </w:p>
        </w:tc>
      </w:tr>
      <w:tr w:rsidR="00320823" w:rsidRPr="004F34BC" w14:paraId="1AE307A7" w14:textId="77777777" w:rsidTr="00330C72">
        <w:tc>
          <w:tcPr>
            <w:tcW w:w="2802" w:type="dxa"/>
            <w:shd w:val="clear" w:color="auto" w:fill="BFBFBF" w:themeFill="background1" w:themeFillShade="BF"/>
          </w:tcPr>
          <w:p w14:paraId="5AE8F895" w14:textId="77777777" w:rsidR="00320823" w:rsidRPr="004F34BC" w:rsidRDefault="00320823" w:rsidP="00330C72">
            <w:pPr>
              <w:spacing w:after="0" w:line="240" w:lineRule="auto"/>
              <w:rPr>
                <w:b/>
                <w:bCs/>
                <w:highlight w:val="yellow"/>
              </w:rPr>
            </w:pPr>
            <w:r w:rsidRPr="3E1FA745">
              <w:rPr>
                <w:b/>
                <w:bCs/>
              </w:rPr>
              <w:t>Phone</w:t>
            </w:r>
          </w:p>
        </w:tc>
        <w:tc>
          <w:tcPr>
            <w:tcW w:w="6520" w:type="dxa"/>
            <w:gridSpan w:val="3"/>
            <w:shd w:val="clear" w:color="auto" w:fill="auto"/>
          </w:tcPr>
          <w:p w14:paraId="36955B79" w14:textId="77777777" w:rsidR="00320823" w:rsidRPr="004F34BC" w:rsidRDefault="00320823" w:rsidP="00330C72">
            <w:pPr>
              <w:spacing w:after="0" w:line="240" w:lineRule="auto"/>
              <w:rPr>
                <w:szCs w:val="24"/>
              </w:rPr>
            </w:pPr>
            <w:r w:rsidRPr="3E1FA745">
              <w:rPr>
                <w:szCs w:val="24"/>
              </w:rPr>
              <w:t>+9718568311359</w:t>
            </w:r>
          </w:p>
        </w:tc>
      </w:tr>
      <w:tr w:rsidR="00320823" w:rsidRPr="004F34BC" w14:paraId="28AAA912" w14:textId="77777777" w:rsidTr="00330C72">
        <w:trPr>
          <w:trHeight w:val="59"/>
        </w:trPr>
        <w:tc>
          <w:tcPr>
            <w:tcW w:w="2802" w:type="dxa"/>
            <w:shd w:val="clear" w:color="auto" w:fill="BFBFBF" w:themeFill="background1" w:themeFillShade="BF"/>
          </w:tcPr>
          <w:p w14:paraId="12A94B37" w14:textId="77777777" w:rsidR="00320823" w:rsidRPr="004F34BC" w:rsidRDefault="00320823" w:rsidP="00330C72">
            <w:pPr>
              <w:spacing w:after="0" w:line="240" w:lineRule="auto"/>
              <w:rPr>
                <w:b/>
                <w:bCs/>
              </w:rPr>
            </w:pPr>
            <w:r w:rsidRPr="3E1FA745">
              <w:rPr>
                <w:b/>
                <w:bCs/>
              </w:rPr>
              <w:t>Email</w:t>
            </w:r>
          </w:p>
        </w:tc>
        <w:tc>
          <w:tcPr>
            <w:tcW w:w="6520" w:type="dxa"/>
            <w:gridSpan w:val="3"/>
            <w:shd w:val="clear" w:color="auto" w:fill="auto"/>
          </w:tcPr>
          <w:p w14:paraId="03B743A4" w14:textId="77777777" w:rsidR="00320823" w:rsidRPr="004F34BC" w:rsidRDefault="00320823" w:rsidP="00330C72">
            <w:pPr>
              <w:spacing w:after="0" w:line="240" w:lineRule="auto"/>
              <w:rPr>
                <w:szCs w:val="24"/>
              </w:rPr>
            </w:pPr>
            <w:r w:rsidRPr="3E1FA745">
              <w:rPr>
                <w:szCs w:val="24"/>
              </w:rPr>
              <w:t>Ahmedsu2004@gmail.com</w:t>
            </w:r>
          </w:p>
        </w:tc>
      </w:tr>
    </w:tbl>
    <w:p w14:paraId="3624DDBF" w14:textId="77777777" w:rsidR="00320823" w:rsidRPr="004F34BC" w:rsidRDefault="00320823" w:rsidP="00320823"/>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3118"/>
        <w:gridCol w:w="1276"/>
        <w:gridCol w:w="2126"/>
      </w:tblGrid>
      <w:tr w:rsidR="00320823" w:rsidRPr="004F34BC" w14:paraId="3F594FAE" w14:textId="77777777" w:rsidTr="00330C72">
        <w:tc>
          <w:tcPr>
            <w:tcW w:w="9322" w:type="dxa"/>
            <w:gridSpan w:val="4"/>
            <w:shd w:val="clear" w:color="auto" w:fill="BFBFBF" w:themeFill="background1" w:themeFillShade="BF"/>
          </w:tcPr>
          <w:p w14:paraId="3F5BC9CB" w14:textId="77777777" w:rsidR="00320823" w:rsidRPr="004F34BC" w:rsidRDefault="00320823" w:rsidP="00330C72">
            <w:pPr>
              <w:spacing w:after="0" w:line="240" w:lineRule="auto"/>
            </w:pPr>
            <w:r w:rsidRPr="3E1FA745">
              <w:rPr>
                <w:b/>
                <w:bCs/>
              </w:rPr>
              <w:t>Student 2</w:t>
            </w:r>
          </w:p>
        </w:tc>
      </w:tr>
      <w:tr w:rsidR="00320823" w:rsidRPr="004F34BC" w14:paraId="18E9EF83" w14:textId="77777777" w:rsidTr="00330C72">
        <w:tc>
          <w:tcPr>
            <w:tcW w:w="2802" w:type="dxa"/>
            <w:shd w:val="clear" w:color="auto" w:fill="BFBFBF" w:themeFill="background1" w:themeFillShade="BF"/>
          </w:tcPr>
          <w:p w14:paraId="6052A55E" w14:textId="77777777" w:rsidR="00320823" w:rsidRPr="004F34BC" w:rsidRDefault="00320823" w:rsidP="00330C72">
            <w:pPr>
              <w:spacing w:after="0" w:line="240" w:lineRule="auto"/>
              <w:rPr>
                <w:b/>
                <w:bCs/>
              </w:rPr>
            </w:pPr>
            <w:r w:rsidRPr="3E1FA745">
              <w:rPr>
                <w:b/>
                <w:bCs/>
              </w:rPr>
              <w:t>Name Surname</w:t>
            </w:r>
          </w:p>
        </w:tc>
        <w:tc>
          <w:tcPr>
            <w:tcW w:w="3118" w:type="dxa"/>
            <w:shd w:val="clear" w:color="auto" w:fill="auto"/>
          </w:tcPr>
          <w:p w14:paraId="5D9EFB36" w14:textId="77777777" w:rsidR="00320823" w:rsidRPr="004F34BC" w:rsidRDefault="00320823" w:rsidP="00330C72">
            <w:pPr>
              <w:spacing w:after="0" w:line="240" w:lineRule="auto"/>
              <w:rPr>
                <w:szCs w:val="24"/>
              </w:rPr>
            </w:pPr>
            <w:r w:rsidRPr="3E1FA745">
              <w:rPr>
                <w:szCs w:val="24"/>
              </w:rPr>
              <w:t>AHMED HABBADI</w:t>
            </w:r>
          </w:p>
        </w:tc>
        <w:tc>
          <w:tcPr>
            <w:tcW w:w="1276" w:type="dxa"/>
            <w:shd w:val="clear" w:color="auto" w:fill="BFBFBF" w:themeFill="background1" w:themeFillShade="BF"/>
          </w:tcPr>
          <w:p w14:paraId="37182E52" w14:textId="77777777" w:rsidR="00320823" w:rsidRPr="004F34BC" w:rsidRDefault="00320823" w:rsidP="00330C72">
            <w:pPr>
              <w:spacing w:after="0" w:line="240" w:lineRule="auto"/>
            </w:pPr>
            <w:r w:rsidRPr="3E1FA745">
              <w:rPr>
                <w:b/>
                <w:bCs/>
              </w:rPr>
              <w:t>ID No</w:t>
            </w:r>
          </w:p>
        </w:tc>
        <w:tc>
          <w:tcPr>
            <w:tcW w:w="2126" w:type="dxa"/>
            <w:shd w:val="clear" w:color="auto" w:fill="auto"/>
          </w:tcPr>
          <w:p w14:paraId="35B5C240" w14:textId="77777777" w:rsidR="00320823" w:rsidRPr="004F34BC" w:rsidRDefault="00320823" w:rsidP="00330C72">
            <w:pPr>
              <w:spacing w:after="0" w:line="240" w:lineRule="auto"/>
              <w:rPr>
                <w:szCs w:val="24"/>
              </w:rPr>
            </w:pPr>
            <w:r w:rsidRPr="3E1FA745">
              <w:rPr>
                <w:szCs w:val="24"/>
              </w:rPr>
              <w:t>21009123</w:t>
            </w:r>
          </w:p>
        </w:tc>
      </w:tr>
      <w:tr w:rsidR="00320823" w:rsidRPr="004F34BC" w14:paraId="2CF44704" w14:textId="77777777" w:rsidTr="00330C72">
        <w:tc>
          <w:tcPr>
            <w:tcW w:w="2802" w:type="dxa"/>
            <w:shd w:val="clear" w:color="auto" w:fill="BFBFBF" w:themeFill="background1" w:themeFillShade="BF"/>
          </w:tcPr>
          <w:p w14:paraId="61963B65" w14:textId="77777777" w:rsidR="00320823" w:rsidRPr="004F34BC" w:rsidRDefault="00320823" w:rsidP="00330C72">
            <w:pPr>
              <w:spacing w:after="0" w:line="240" w:lineRule="auto"/>
              <w:rPr>
                <w:b/>
                <w:bCs/>
              </w:rPr>
            </w:pPr>
            <w:r w:rsidRPr="3E1FA745">
              <w:rPr>
                <w:b/>
                <w:bCs/>
              </w:rPr>
              <w:t>Title/Role</w:t>
            </w:r>
          </w:p>
        </w:tc>
        <w:tc>
          <w:tcPr>
            <w:tcW w:w="6520" w:type="dxa"/>
            <w:gridSpan w:val="3"/>
            <w:shd w:val="clear" w:color="auto" w:fill="auto"/>
          </w:tcPr>
          <w:p w14:paraId="5B71847B" w14:textId="77777777" w:rsidR="00320823" w:rsidRPr="004F34BC" w:rsidRDefault="00320823" w:rsidP="00330C72">
            <w:pPr>
              <w:spacing w:after="0" w:line="240" w:lineRule="auto"/>
              <w:rPr>
                <w:szCs w:val="24"/>
              </w:rPr>
            </w:pPr>
            <w:r w:rsidRPr="3E1FA745">
              <w:rPr>
                <w:szCs w:val="24"/>
              </w:rPr>
              <w:t>UI Designer</w:t>
            </w:r>
          </w:p>
        </w:tc>
      </w:tr>
      <w:tr w:rsidR="00320823" w:rsidRPr="004F34BC" w14:paraId="7E68F69A" w14:textId="77777777" w:rsidTr="00330C72">
        <w:tc>
          <w:tcPr>
            <w:tcW w:w="2802" w:type="dxa"/>
            <w:shd w:val="clear" w:color="auto" w:fill="BFBFBF" w:themeFill="background1" w:themeFillShade="BF"/>
          </w:tcPr>
          <w:p w14:paraId="3255203F" w14:textId="77777777" w:rsidR="00320823" w:rsidRPr="004F34BC" w:rsidRDefault="00320823" w:rsidP="00330C72">
            <w:pPr>
              <w:spacing w:after="0" w:line="240" w:lineRule="auto"/>
              <w:rPr>
                <w:b/>
                <w:bCs/>
                <w:highlight w:val="yellow"/>
              </w:rPr>
            </w:pPr>
            <w:r w:rsidRPr="3E1FA745">
              <w:rPr>
                <w:b/>
                <w:bCs/>
              </w:rPr>
              <w:t>Address</w:t>
            </w:r>
          </w:p>
        </w:tc>
        <w:tc>
          <w:tcPr>
            <w:tcW w:w="6520" w:type="dxa"/>
            <w:gridSpan w:val="3"/>
            <w:shd w:val="clear" w:color="auto" w:fill="auto"/>
          </w:tcPr>
          <w:p w14:paraId="06C2E8C8" w14:textId="77777777" w:rsidR="00320823" w:rsidRPr="004F34BC" w:rsidRDefault="00320823" w:rsidP="00330C72">
            <w:pPr>
              <w:spacing w:after="0" w:line="240" w:lineRule="auto"/>
              <w:rPr>
                <w:szCs w:val="24"/>
              </w:rPr>
            </w:pPr>
            <w:r w:rsidRPr="3E1FA745">
              <w:rPr>
                <w:szCs w:val="24"/>
              </w:rPr>
              <w:t>Famagusta</w:t>
            </w:r>
          </w:p>
        </w:tc>
      </w:tr>
      <w:tr w:rsidR="00320823" w:rsidRPr="004F34BC" w14:paraId="09D3C6D4" w14:textId="77777777" w:rsidTr="00330C72">
        <w:tc>
          <w:tcPr>
            <w:tcW w:w="2802" w:type="dxa"/>
            <w:shd w:val="clear" w:color="auto" w:fill="BFBFBF" w:themeFill="background1" w:themeFillShade="BF"/>
          </w:tcPr>
          <w:p w14:paraId="1BC969C2" w14:textId="77777777" w:rsidR="00320823" w:rsidRPr="004F34BC" w:rsidRDefault="00320823" w:rsidP="00330C72">
            <w:pPr>
              <w:spacing w:after="0" w:line="240" w:lineRule="auto"/>
              <w:rPr>
                <w:b/>
                <w:bCs/>
                <w:highlight w:val="yellow"/>
              </w:rPr>
            </w:pPr>
            <w:r w:rsidRPr="3E1FA745">
              <w:rPr>
                <w:b/>
                <w:bCs/>
              </w:rPr>
              <w:t>Phone</w:t>
            </w:r>
          </w:p>
        </w:tc>
        <w:tc>
          <w:tcPr>
            <w:tcW w:w="6520" w:type="dxa"/>
            <w:gridSpan w:val="3"/>
            <w:shd w:val="clear" w:color="auto" w:fill="auto"/>
          </w:tcPr>
          <w:p w14:paraId="18EAFC0A" w14:textId="77777777" w:rsidR="00320823" w:rsidRPr="004F34BC" w:rsidRDefault="00320823" w:rsidP="00330C72">
            <w:pPr>
              <w:spacing w:after="0" w:line="240" w:lineRule="auto"/>
              <w:rPr>
                <w:szCs w:val="24"/>
              </w:rPr>
            </w:pPr>
            <w:r w:rsidRPr="3E1FA745">
              <w:rPr>
                <w:szCs w:val="24"/>
              </w:rPr>
              <w:t>+213672253826</w:t>
            </w:r>
          </w:p>
        </w:tc>
      </w:tr>
      <w:tr w:rsidR="00320823" w:rsidRPr="004F34BC" w14:paraId="1C661C09" w14:textId="77777777" w:rsidTr="00330C72">
        <w:trPr>
          <w:trHeight w:val="59"/>
        </w:trPr>
        <w:tc>
          <w:tcPr>
            <w:tcW w:w="2802" w:type="dxa"/>
            <w:shd w:val="clear" w:color="auto" w:fill="BFBFBF" w:themeFill="background1" w:themeFillShade="BF"/>
          </w:tcPr>
          <w:p w14:paraId="1C7F7987" w14:textId="77777777" w:rsidR="00320823" w:rsidRPr="004F34BC" w:rsidRDefault="00320823" w:rsidP="00330C72">
            <w:pPr>
              <w:spacing w:after="0" w:line="240" w:lineRule="auto"/>
              <w:rPr>
                <w:b/>
                <w:bCs/>
              </w:rPr>
            </w:pPr>
            <w:r w:rsidRPr="3E1FA745">
              <w:rPr>
                <w:b/>
                <w:bCs/>
              </w:rPr>
              <w:t>Email</w:t>
            </w:r>
          </w:p>
        </w:tc>
        <w:tc>
          <w:tcPr>
            <w:tcW w:w="6520" w:type="dxa"/>
            <w:gridSpan w:val="3"/>
            <w:shd w:val="clear" w:color="auto" w:fill="auto"/>
          </w:tcPr>
          <w:p w14:paraId="6165E098" w14:textId="77777777" w:rsidR="00320823" w:rsidRPr="004F34BC" w:rsidRDefault="00320823" w:rsidP="00330C72">
            <w:pPr>
              <w:spacing w:after="0" w:line="240" w:lineRule="auto"/>
              <w:rPr>
                <w:szCs w:val="24"/>
              </w:rPr>
            </w:pPr>
            <w:r w:rsidRPr="3E1FA745">
              <w:rPr>
                <w:szCs w:val="24"/>
              </w:rPr>
              <w:t>Aminehabbadi7@gmail.com</w:t>
            </w:r>
          </w:p>
        </w:tc>
      </w:tr>
    </w:tbl>
    <w:p w14:paraId="144E3F91" w14:textId="77777777" w:rsidR="00320823" w:rsidRPr="004F34BC" w:rsidRDefault="00320823" w:rsidP="00320823">
      <w:pPr>
        <w:rPr>
          <w:rFonts w:asciiTheme="majorHAnsi" w:eastAsiaTheme="majorEastAsia" w:hAnsiTheme="majorHAnsi" w:cstheme="majorBidi"/>
          <w:b/>
          <w:bCs/>
          <w:color w:val="2F5496" w:themeColor="accent1" w:themeShade="BF"/>
          <w:sz w:val="28"/>
          <w:szCs w:val="28"/>
        </w:rPr>
      </w:pPr>
      <w:r w:rsidRPr="3E1FA745">
        <w:rPr>
          <w:rFonts w:asciiTheme="majorHAnsi" w:eastAsiaTheme="majorEastAsia" w:hAnsiTheme="majorHAnsi" w:cstheme="majorBidi"/>
          <w:b/>
          <w:bCs/>
          <w:color w:val="2F5496" w:themeColor="accent1" w:themeShade="BF"/>
          <w:sz w:val="28"/>
          <w:szCs w:val="28"/>
        </w:rPr>
        <w:t xml:space="preserve"> </w:t>
      </w:r>
    </w:p>
    <w:p w14:paraId="18E95D4B" w14:textId="77777777" w:rsidR="00320823" w:rsidRPr="004F34BC" w:rsidRDefault="00320823" w:rsidP="00320823">
      <w:r>
        <w:t xml:space="preserve"> </w:t>
      </w:r>
    </w:p>
    <w:p w14:paraId="4BACC1E3" w14:textId="77777777" w:rsidR="00320823" w:rsidRDefault="00320823" w:rsidP="00320823"/>
    <w:p w14:paraId="3D9711C8" w14:textId="77777777" w:rsidR="00320823" w:rsidRPr="004F34BC" w:rsidRDefault="00320823" w:rsidP="0032082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7"/>
        <w:gridCol w:w="3014"/>
        <w:gridCol w:w="1240"/>
        <w:gridCol w:w="2081"/>
      </w:tblGrid>
      <w:tr w:rsidR="00320823" w14:paraId="689E8A50" w14:textId="77777777" w:rsidTr="00330C72">
        <w:trPr>
          <w:trHeight w:val="300"/>
        </w:trPr>
        <w:tc>
          <w:tcPr>
            <w:tcW w:w="9322" w:type="dxa"/>
            <w:gridSpan w:val="4"/>
            <w:shd w:val="clear" w:color="auto" w:fill="BFBFBF" w:themeFill="background1" w:themeFillShade="BF"/>
          </w:tcPr>
          <w:p w14:paraId="67920A35" w14:textId="77777777" w:rsidR="00320823" w:rsidRDefault="00320823" w:rsidP="00330C72">
            <w:pPr>
              <w:spacing w:after="0" w:line="240" w:lineRule="auto"/>
            </w:pPr>
            <w:r w:rsidRPr="3E1FA745">
              <w:rPr>
                <w:b/>
                <w:bCs/>
              </w:rPr>
              <w:t>Student 3</w:t>
            </w:r>
          </w:p>
        </w:tc>
      </w:tr>
      <w:tr w:rsidR="00320823" w14:paraId="1A3E81BD" w14:textId="77777777" w:rsidTr="00330C72">
        <w:trPr>
          <w:trHeight w:val="300"/>
        </w:trPr>
        <w:tc>
          <w:tcPr>
            <w:tcW w:w="2802" w:type="dxa"/>
            <w:shd w:val="clear" w:color="auto" w:fill="BFBFBF" w:themeFill="background1" w:themeFillShade="BF"/>
          </w:tcPr>
          <w:p w14:paraId="252D10F5" w14:textId="77777777" w:rsidR="00320823" w:rsidRDefault="00320823" w:rsidP="00330C72">
            <w:pPr>
              <w:spacing w:after="0" w:line="240" w:lineRule="auto"/>
              <w:rPr>
                <w:b/>
                <w:bCs/>
              </w:rPr>
            </w:pPr>
            <w:r w:rsidRPr="3E1FA745">
              <w:rPr>
                <w:b/>
                <w:bCs/>
              </w:rPr>
              <w:t>Name Surname</w:t>
            </w:r>
          </w:p>
        </w:tc>
        <w:tc>
          <w:tcPr>
            <w:tcW w:w="3118" w:type="dxa"/>
            <w:shd w:val="clear" w:color="auto" w:fill="auto"/>
          </w:tcPr>
          <w:p w14:paraId="4CF03E13" w14:textId="77777777" w:rsidR="00320823" w:rsidRDefault="00320823" w:rsidP="00330C72">
            <w:pPr>
              <w:spacing w:after="0" w:line="240" w:lineRule="auto"/>
              <w:rPr>
                <w:szCs w:val="24"/>
              </w:rPr>
            </w:pPr>
            <w:r w:rsidRPr="3E1FA745">
              <w:rPr>
                <w:szCs w:val="24"/>
              </w:rPr>
              <w:t>Zeynep Pelin Çolak</w:t>
            </w:r>
          </w:p>
        </w:tc>
        <w:tc>
          <w:tcPr>
            <w:tcW w:w="1276" w:type="dxa"/>
            <w:shd w:val="clear" w:color="auto" w:fill="BFBFBF" w:themeFill="background1" w:themeFillShade="BF"/>
          </w:tcPr>
          <w:p w14:paraId="378A4C26" w14:textId="77777777" w:rsidR="00320823" w:rsidRDefault="00320823" w:rsidP="00330C72">
            <w:pPr>
              <w:spacing w:after="0" w:line="240" w:lineRule="auto"/>
            </w:pPr>
            <w:r w:rsidRPr="3E1FA745">
              <w:rPr>
                <w:b/>
                <w:bCs/>
              </w:rPr>
              <w:t>ID No</w:t>
            </w:r>
          </w:p>
        </w:tc>
        <w:tc>
          <w:tcPr>
            <w:tcW w:w="2126" w:type="dxa"/>
            <w:shd w:val="clear" w:color="auto" w:fill="auto"/>
          </w:tcPr>
          <w:p w14:paraId="4F982133" w14:textId="77777777" w:rsidR="00320823" w:rsidRDefault="00320823" w:rsidP="00330C72">
            <w:pPr>
              <w:spacing w:after="0" w:line="240" w:lineRule="auto"/>
              <w:rPr>
                <w:szCs w:val="24"/>
              </w:rPr>
            </w:pPr>
            <w:r w:rsidRPr="3E1FA745">
              <w:rPr>
                <w:szCs w:val="24"/>
              </w:rPr>
              <w:t>17300009</w:t>
            </w:r>
          </w:p>
        </w:tc>
      </w:tr>
      <w:tr w:rsidR="00320823" w14:paraId="5897B5D2" w14:textId="77777777" w:rsidTr="00330C72">
        <w:trPr>
          <w:trHeight w:val="300"/>
        </w:trPr>
        <w:tc>
          <w:tcPr>
            <w:tcW w:w="2802" w:type="dxa"/>
            <w:shd w:val="clear" w:color="auto" w:fill="BFBFBF" w:themeFill="background1" w:themeFillShade="BF"/>
          </w:tcPr>
          <w:p w14:paraId="6B03EBD3" w14:textId="77777777" w:rsidR="00320823" w:rsidRDefault="00320823" w:rsidP="00330C72">
            <w:pPr>
              <w:spacing w:after="0" w:line="240" w:lineRule="auto"/>
              <w:rPr>
                <w:b/>
                <w:bCs/>
              </w:rPr>
            </w:pPr>
            <w:r w:rsidRPr="3E1FA745">
              <w:rPr>
                <w:b/>
                <w:bCs/>
              </w:rPr>
              <w:t>Title/Role</w:t>
            </w:r>
          </w:p>
        </w:tc>
        <w:tc>
          <w:tcPr>
            <w:tcW w:w="6520" w:type="dxa"/>
            <w:gridSpan w:val="3"/>
            <w:shd w:val="clear" w:color="auto" w:fill="auto"/>
          </w:tcPr>
          <w:p w14:paraId="107AF863" w14:textId="77777777" w:rsidR="00320823" w:rsidRDefault="00320823" w:rsidP="00330C72">
            <w:pPr>
              <w:spacing w:after="0" w:line="240" w:lineRule="auto"/>
              <w:rPr>
                <w:szCs w:val="24"/>
              </w:rPr>
            </w:pPr>
            <w:r w:rsidRPr="3E1FA745">
              <w:rPr>
                <w:szCs w:val="24"/>
              </w:rPr>
              <w:t>Tester</w:t>
            </w:r>
          </w:p>
        </w:tc>
      </w:tr>
      <w:tr w:rsidR="00320823" w14:paraId="647BE1F5" w14:textId="77777777" w:rsidTr="00330C72">
        <w:trPr>
          <w:trHeight w:val="300"/>
        </w:trPr>
        <w:tc>
          <w:tcPr>
            <w:tcW w:w="2802" w:type="dxa"/>
            <w:shd w:val="clear" w:color="auto" w:fill="BFBFBF" w:themeFill="background1" w:themeFillShade="BF"/>
          </w:tcPr>
          <w:p w14:paraId="4F271A8C" w14:textId="77777777" w:rsidR="00320823" w:rsidRDefault="00320823" w:rsidP="00330C72">
            <w:pPr>
              <w:spacing w:after="0" w:line="240" w:lineRule="auto"/>
              <w:rPr>
                <w:b/>
                <w:bCs/>
                <w:highlight w:val="yellow"/>
              </w:rPr>
            </w:pPr>
            <w:r w:rsidRPr="3E1FA745">
              <w:rPr>
                <w:b/>
                <w:bCs/>
              </w:rPr>
              <w:t>Address</w:t>
            </w:r>
          </w:p>
        </w:tc>
        <w:tc>
          <w:tcPr>
            <w:tcW w:w="6520" w:type="dxa"/>
            <w:gridSpan w:val="3"/>
            <w:shd w:val="clear" w:color="auto" w:fill="auto"/>
          </w:tcPr>
          <w:p w14:paraId="2A323DDC" w14:textId="77777777" w:rsidR="00320823" w:rsidRDefault="00320823" w:rsidP="00330C72">
            <w:pPr>
              <w:spacing w:after="0" w:line="240" w:lineRule="auto"/>
              <w:rPr>
                <w:szCs w:val="24"/>
              </w:rPr>
            </w:pPr>
            <w:r w:rsidRPr="3E1FA745">
              <w:rPr>
                <w:szCs w:val="24"/>
              </w:rPr>
              <w:t>Famagusta</w:t>
            </w:r>
          </w:p>
        </w:tc>
      </w:tr>
      <w:tr w:rsidR="00320823" w14:paraId="378EC672" w14:textId="77777777" w:rsidTr="00330C72">
        <w:trPr>
          <w:trHeight w:val="300"/>
        </w:trPr>
        <w:tc>
          <w:tcPr>
            <w:tcW w:w="2802" w:type="dxa"/>
            <w:shd w:val="clear" w:color="auto" w:fill="BFBFBF" w:themeFill="background1" w:themeFillShade="BF"/>
          </w:tcPr>
          <w:p w14:paraId="7F986751" w14:textId="77777777" w:rsidR="00320823" w:rsidRDefault="00320823" w:rsidP="00330C72">
            <w:pPr>
              <w:spacing w:after="0" w:line="240" w:lineRule="auto"/>
              <w:rPr>
                <w:b/>
                <w:bCs/>
                <w:highlight w:val="yellow"/>
              </w:rPr>
            </w:pPr>
            <w:r w:rsidRPr="3E1FA745">
              <w:rPr>
                <w:b/>
                <w:bCs/>
              </w:rPr>
              <w:t>Phone</w:t>
            </w:r>
          </w:p>
        </w:tc>
        <w:tc>
          <w:tcPr>
            <w:tcW w:w="6520" w:type="dxa"/>
            <w:gridSpan w:val="3"/>
            <w:shd w:val="clear" w:color="auto" w:fill="auto"/>
          </w:tcPr>
          <w:p w14:paraId="14C07D2C" w14:textId="77777777" w:rsidR="00320823" w:rsidRDefault="00320823" w:rsidP="00330C72">
            <w:pPr>
              <w:spacing w:after="0" w:line="240" w:lineRule="auto"/>
              <w:rPr>
                <w:szCs w:val="24"/>
              </w:rPr>
            </w:pPr>
            <w:r w:rsidRPr="3E1FA745">
              <w:rPr>
                <w:szCs w:val="24"/>
              </w:rPr>
              <w:t>+905338721202</w:t>
            </w:r>
          </w:p>
        </w:tc>
      </w:tr>
      <w:tr w:rsidR="00320823" w14:paraId="45C022A5" w14:textId="77777777" w:rsidTr="00330C72">
        <w:trPr>
          <w:trHeight w:val="59"/>
        </w:trPr>
        <w:tc>
          <w:tcPr>
            <w:tcW w:w="2802" w:type="dxa"/>
            <w:shd w:val="clear" w:color="auto" w:fill="BFBFBF" w:themeFill="background1" w:themeFillShade="BF"/>
          </w:tcPr>
          <w:p w14:paraId="7B5FC57F" w14:textId="77777777" w:rsidR="00320823" w:rsidRDefault="00320823" w:rsidP="00330C72">
            <w:pPr>
              <w:spacing w:after="0" w:line="240" w:lineRule="auto"/>
              <w:rPr>
                <w:b/>
                <w:bCs/>
              </w:rPr>
            </w:pPr>
            <w:r w:rsidRPr="3E1FA745">
              <w:rPr>
                <w:b/>
                <w:bCs/>
              </w:rPr>
              <w:t>Email</w:t>
            </w:r>
          </w:p>
        </w:tc>
        <w:tc>
          <w:tcPr>
            <w:tcW w:w="6520" w:type="dxa"/>
            <w:gridSpan w:val="3"/>
            <w:shd w:val="clear" w:color="auto" w:fill="auto"/>
          </w:tcPr>
          <w:p w14:paraId="2428A149" w14:textId="77777777" w:rsidR="00320823" w:rsidRDefault="00320823" w:rsidP="00330C72">
            <w:pPr>
              <w:spacing w:after="0" w:line="240" w:lineRule="auto"/>
              <w:rPr>
                <w:szCs w:val="24"/>
              </w:rPr>
            </w:pPr>
            <w:r w:rsidRPr="3E1FA745">
              <w:rPr>
                <w:szCs w:val="24"/>
              </w:rPr>
              <w:t>colakpelin8@gmail.com</w:t>
            </w:r>
          </w:p>
        </w:tc>
      </w:tr>
    </w:tbl>
    <w:p w14:paraId="76FDE576" w14:textId="77777777" w:rsidR="00320823" w:rsidRPr="004F34BC" w:rsidRDefault="00320823" w:rsidP="00320823"/>
    <w:p w14:paraId="0558D1B0" w14:textId="77777777" w:rsidR="00320823" w:rsidRPr="004F34BC" w:rsidRDefault="00320823" w:rsidP="00320823">
      <w:pPr>
        <w:pStyle w:val="Heading1"/>
      </w:pPr>
      <w:r>
        <w:t xml:space="preserve">A.2.2 </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22"/>
      </w:tblGrid>
      <w:tr w:rsidR="00320823" w:rsidRPr="004F34BC" w14:paraId="78AB39DE" w14:textId="77777777" w:rsidTr="00330C72">
        <w:trPr>
          <w:trHeight w:val="386"/>
        </w:trPr>
        <w:tc>
          <w:tcPr>
            <w:tcW w:w="9322" w:type="dxa"/>
            <w:shd w:val="clear" w:color="auto" w:fill="BFBFBF" w:themeFill="background1" w:themeFillShade="BF"/>
          </w:tcPr>
          <w:p w14:paraId="3B70FD1E" w14:textId="77777777" w:rsidR="00320823" w:rsidRPr="004F34BC" w:rsidRDefault="00320823" w:rsidP="00330C72">
            <w:pPr>
              <w:spacing w:after="0" w:line="240" w:lineRule="auto"/>
              <w:rPr>
                <w:b/>
                <w:bCs/>
              </w:rPr>
            </w:pPr>
            <w:r w:rsidRPr="3E1FA745">
              <w:rPr>
                <w:b/>
                <w:bCs/>
              </w:rPr>
              <w:t>List of Completed / Ongoing Projects of Team</w:t>
            </w:r>
          </w:p>
        </w:tc>
      </w:tr>
      <w:tr w:rsidR="00320823" w:rsidRPr="004F34BC" w14:paraId="05F544D4" w14:textId="77777777" w:rsidTr="00330C72">
        <w:trPr>
          <w:trHeight w:val="1291"/>
        </w:trPr>
        <w:tc>
          <w:tcPr>
            <w:tcW w:w="9322" w:type="dxa"/>
            <w:shd w:val="clear" w:color="auto" w:fill="auto"/>
          </w:tcPr>
          <w:p w14:paraId="5BD7EEE9" w14:textId="77777777" w:rsidR="00320823" w:rsidRPr="004F34BC" w:rsidRDefault="00320823" w:rsidP="00330C72">
            <w:pPr>
              <w:spacing w:after="0" w:line="240" w:lineRule="auto"/>
              <w:rPr>
                <w:szCs w:val="24"/>
              </w:rPr>
            </w:pPr>
            <w:r w:rsidRPr="3E1FA745">
              <w:rPr>
                <w:szCs w:val="24"/>
              </w:rPr>
              <w:t>Cmse201- Introduction to Software Engineering</w:t>
            </w:r>
          </w:p>
        </w:tc>
      </w:tr>
    </w:tbl>
    <w:p w14:paraId="2D5E26E0" w14:textId="77777777" w:rsidR="00320823" w:rsidRPr="004F34BC" w:rsidRDefault="00320823" w:rsidP="00320823"/>
    <w:p w14:paraId="10061926" w14:textId="77777777" w:rsidR="00320823" w:rsidRPr="004F34BC" w:rsidRDefault="00320823" w:rsidP="00320823">
      <w:pPr>
        <w:pStyle w:val="Title"/>
        <w:rPr>
          <w:sz w:val="40"/>
          <w:szCs w:val="40"/>
        </w:rPr>
      </w:pPr>
      <w:r w:rsidRPr="3E1FA745">
        <w:rPr>
          <w:sz w:val="40"/>
          <w:szCs w:val="40"/>
        </w:rPr>
        <w:t>B.1 Introduction to Project</w:t>
      </w:r>
    </w:p>
    <w:p w14:paraId="54FF7C01" w14:textId="77777777" w:rsidR="00320823" w:rsidRPr="004F34BC" w:rsidRDefault="00320823" w:rsidP="00320823">
      <w:pPr>
        <w:pStyle w:val="Heading1"/>
      </w:pPr>
      <w:r>
        <w:t>B.1.1</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22"/>
      </w:tblGrid>
      <w:tr w:rsidR="00320823" w:rsidRPr="004F34BC" w14:paraId="3BBE3AE4" w14:textId="77777777" w:rsidTr="00330C72">
        <w:trPr>
          <w:trHeight w:val="402"/>
        </w:trPr>
        <w:tc>
          <w:tcPr>
            <w:tcW w:w="9322" w:type="dxa"/>
            <w:shd w:val="clear" w:color="auto" w:fill="BFBFBF" w:themeFill="background1" w:themeFillShade="BF"/>
          </w:tcPr>
          <w:p w14:paraId="68450ADA" w14:textId="77777777" w:rsidR="00320823" w:rsidRPr="004F34BC" w:rsidRDefault="00320823" w:rsidP="00330C72">
            <w:pPr>
              <w:spacing w:after="0" w:line="240" w:lineRule="auto"/>
              <w:rPr>
                <w:b/>
                <w:bCs/>
              </w:rPr>
            </w:pPr>
            <w:r w:rsidRPr="3E1FA745">
              <w:rPr>
                <w:b/>
                <w:bCs/>
              </w:rPr>
              <w:t>Summary of Project</w:t>
            </w:r>
          </w:p>
        </w:tc>
      </w:tr>
      <w:tr w:rsidR="00320823" w:rsidRPr="004F34BC" w14:paraId="148D74F8" w14:textId="77777777" w:rsidTr="00330C72">
        <w:trPr>
          <w:trHeight w:val="2126"/>
        </w:trPr>
        <w:tc>
          <w:tcPr>
            <w:tcW w:w="9322" w:type="dxa"/>
            <w:shd w:val="clear" w:color="auto" w:fill="auto"/>
          </w:tcPr>
          <w:p w14:paraId="0BE613AC" w14:textId="77777777" w:rsidR="00320823" w:rsidRPr="004F34BC" w:rsidRDefault="00320823" w:rsidP="00330C72">
            <w:pPr>
              <w:spacing w:after="0" w:line="240" w:lineRule="auto"/>
              <w:rPr>
                <w:szCs w:val="24"/>
              </w:rPr>
            </w:pPr>
            <w:r w:rsidRPr="3E1FA745">
              <w:rPr>
                <w:szCs w:val="24"/>
              </w:rPr>
              <w:t>To improve the welfare of stray dogs and cats, the “Rescue and Rehabilitation of Stray Animals” project works to remove them from the streets, give them necessary veterinary care, encourage responsible ownership through adoption, increase public awareness, and promote humane treatment. The project aims to address the various difficulties faced by stray animals and foster a culture of compassion and care, with a particular emphasis on community involvement and sustainable finance. In the end, the initiative hopes to provide these vulnerable animals with a chance at a happier and healthier life.</w:t>
            </w:r>
          </w:p>
        </w:tc>
      </w:tr>
    </w:tbl>
    <w:p w14:paraId="11CD0C83" w14:textId="77777777" w:rsidR="00320823" w:rsidRPr="004F34BC" w:rsidRDefault="00320823" w:rsidP="00320823">
      <w:pPr>
        <w:pStyle w:val="Heading1"/>
      </w:pPr>
      <w:r>
        <w:t xml:space="preserve">B.1.2 </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22"/>
      </w:tblGrid>
      <w:tr w:rsidR="00320823" w:rsidRPr="004F34BC" w14:paraId="1409F68C" w14:textId="77777777" w:rsidTr="00330C72">
        <w:trPr>
          <w:trHeight w:val="242"/>
        </w:trPr>
        <w:tc>
          <w:tcPr>
            <w:tcW w:w="9322" w:type="dxa"/>
            <w:shd w:val="clear" w:color="auto" w:fill="BFBFBF" w:themeFill="background1" w:themeFillShade="BF"/>
          </w:tcPr>
          <w:p w14:paraId="0265BCD5" w14:textId="77777777" w:rsidR="00320823" w:rsidRPr="004F34BC" w:rsidRDefault="00320823" w:rsidP="00330C72">
            <w:pPr>
              <w:spacing w:after="0" w:line="240" w:lineRule="auto"/>
              <w:rPr>
                <w:b/>
                <w:bCs/>
              </w:rPr>
            </w:pPr>
            <w:r w:rsidRPr="3E1FA745">
              <w:rPr>
                <w:b/>
                <w:bCs/>
              </w:rPr>
              <w:t>Key Words</w:t>
            </w:r>
          </w:p>
        </w:tc>
      </w:tr>
      <w:tr w:rsidR="00320823" w:rsidRPr="004F34BC" w14:paraId="174F3FC6" w14:textId="77777777" w:rsidTr="00330C72">
        <w:trPr>
          <w:trHeight w:val="618"/>
        </w:trPr>
        <w:tc>
          <w:tcPr>
            <w:tcW w:w="9322" w:type="dxa"/>
            <w:shd w:val="clear" w:color="auto" w:fill="auto"/>
          </w:tcPr>
          <w:p w14:paraId="5D44110E" w14:textId="77777777" w:rsidR="00320823" w:rsidRPr="004F34BC" w:rsidRDefault="00320823" w:rsidP="00330C72">
            <w:pPr>
              <w:spacing w:after="0" w:line="240" w:lineRule="auto"/>
              <w:rPr>
                <w:szCs w:val="24"/>
              </w:rPr>
            </w:pPr>
            <w:r w:rsidRPr="3E1FA745">
              <w:rPr>
                <w:szCs w:val="24"/>
              </w:rPr>
              <w:t>Pets, Adopted, Humanity, Stray Animals, Application, Website, HTML, pHp, CSS, Financial support, Food Aid, Opportunities, Street, Abandoned, Programming, illness.</w:t>
            </w:r>
          </w:p>
        </w:tc>
      </w:tr>
    </w:tbl>
    <w:p w14:paraId="564E41CE" w14:textId="77777777" w:rsidR="00320823" w:rsidRDefault="00320823" w:rsidP="00320823">
      <w:pPr>
        <w:pStyle w:val="Heading1"/>
      </w:pPr>
    </w:p>
    <w:p w14:paraId="133F627E" w14:textId="77777777" w:rsidR="00320823" w:rsidRDefault="00320823" w:rsidP="00320823">
      <w:pPr>
        <w:pStyle w:val="Heading1"/>
      </w:pPr>
    </w:p>
    <w:p w14:paraId="01B22969" w14:textId="77777777" w:rsidR="00320823" w:rsidRPr="00F1631E" w:rsidRDefault="00320823" w:rsidP="00320823"/>
    <w:p w14:paraId="2AEB4603" w14:textId="77777777" w:rsidR="00320823" w:rsidRPr="004F34BC" w:rsidRDefault="00320823" w:rsidP="00320823">
      <w:pPr>
        <w:pStyle w:val="Heading1"/>
      </w:pPr>
      <w:r>
        <w:lastRenderedPageBreak/>
        <w:t xml:space="preserve">B.1.3 </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22"/>
      </w:tblGrid>
      <w:tr w:rsidR="00320823" w:rsidRPr="004F34BC" w14:paraId="0411CF0B" w14:textId="77777777" w:rsidTr="00330C72">
        <w:trPr>
          <w:trHeight w:val="299"/>
        </w:trPr>
        <w:tc>
          <w:tcPr>
            <w:tcW w:w="9322" w:type="dxa"/>
            <w:shd w:val="clear" w:color="auto" w:fill="BFBFBF" w:themeFill="background1" w:themeFillShade="BF"/>
          </w:tcPr>
          <w:p w14:paraId="1EE9A2A8" w14:textId="77777777" w:rsidR="00320823" w:rsidRPr="004F34BC" w:rsidRDefault="00320823" w:rsidP="00330C72">
            <w:pPr>
              <w:spacing w:after="0" w:line="240" w:lineRule="auto"/>
              <w:rPr>
                <w:b/>
                <w:bCs/>
              </w:rPr>
            </w:pPr>
            <w:r w:rsidRPr="3E1FA745">
              <w:rPr>
                <w:b/>
                <w:bCs/>
              </w:rPr>
              <w:t>Aim of Project</w:t>
            </w:r>
          </w:p>
        </w:tc>
      </w:tr>
      <w:tr w:rsidR="00320823" w:rsidRPr="004F34BC" w14:paraId="56CD4CFC" w14:textId="77777777" w:rsidTr="00330C72">
        <w:trPr>
          <w:trHeight w:val="1777"/>
        </w:trPr>
        <w:tc>
          <w:tcPr>
            <w:tcW w:w="9322" w:type="dxa"/>
            <w:shd w:val="clear" w:color="auto" w:fill="auto"/>
          </w:tcPr>
          <w:p w14:paraId="3A407B77" w14:textId="77777777" w:rsidR="00320823" w:rsidRPr="004F34BC" w:rsidRDefault="00320823" w:rsidP="00330C72">
            <w:pPr>
              <w:spacing w:after="0" w:line="240" w:lineRule="auto"/>
              <w:rPr>
                <w:szCs w:val="24"/>
              </w:rPr>
            </w:pPr>
            <w:r w:rsidRPr="3E1FA745">
              <w:rPr>
                <w:szCs w:val="24"/>
              </w:rPr>
              <w:t xml:space="preserve">The goal of this project is to develop a mobile/web application to provide foster care/sponsorship for stray animals (dogs and cats). The software will link stray animals to appropriate authorities and organizations. In other words, the purpose of this project is to help stray animals that do not have a home or owner. </w:t>
            </w:r>
          </w:p>
        </w:tc>
      </w:tr>
    </w:tbl>
    <w:p w14:paraId="1D0F47B3" w14:textId="77777777" w:rsidR="00320823" w:rsidRPr="004F34BC" w:rsidRDefault="00320823" w:rsidP="00320823">
      <w:pPr>
        <w:pStyle w:val="Heading1"/>
      </w:pPr>
      <w:r>
        <w:t xml:space="preserve">B.1.4 </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22"/>
      </w:tblGrid>
      <w:tr w:rsidR="00320823" w:rsidRPr="004F34BC" w14:paraId="6A8CB3B8" w14:textId="77777777" w:rsidTr="00330C72">
        <w:trPr>
          <w:trHeight w:val="334"/>
        </w:trPr>
        <w:tc>
          <w:tcPr>
            <w:tcW w:w="9322" w:type="dxa"/>
            <w:shd w:val="clear" w:color="auto" w:fill="BFBFBF" w:themeFill="background1" w:themeFillShade="BF"/>
          </w:tcPr>
          <w:p w14:paraId="6E3E63EF" w14:textId="77777777" w:rsidR="00320823" w:rsidRPr="004F34BC" w:rsidRDefault="00320823" w:rsidP="00330C72">
            <w:pPr>
              <w:spacing w:after="0" w:line="240" w:lineRule="auto"/>
              <w:rPr>
                <w:b/>
                <w:bCs/>
              </w:rPr>
            </w:pPr>
            <w:r w:rsidRPr="3E1FA745">
              <w:rPr>
                <w:b/>
                <w:bCs/>
              </w:rPr>
              <w:t>Innovative Aspects/Contributions of Project</w:t>
            </w:r>
          </w:p>
        </w:tc>
      </w:tr>
      <w:tr w:rsidR="00320823" w:rsidRPr="004F34BC" w14:paraId="5277F55B" w14:textId="77777777" w:rsidTr="00330C72">
        <w:trPr>
          <w:trHeight w:val="1338"/>
        </w:trPr>
        <w:tc>
          <w:tcPr>
            <w:tcW w:w="9322" w:type="dxa"/>
            <w:shd w:val="clear" w:color="auto" w:fill="auto"/>
          </w:tcPr>
          <w:p w14:paraId="32D78943" w14:textId="77777777" w:rsidR="00320823" w:rsidRPr="004F34BC" w:rsidRDefault="00320823" w:rsidP="00320823">
            <w:pPr>
              <w:pStyle w:val="ListParagraph"/>
              <w:numPr>
                <w:ilvl w:val="0"/>
                <w:numId w:val="23"/>
              </w:numPr>
              <w:spacing w:after="0" w:line="240" w:lineRule="auto"/>
              <w:rPr>
                <w:sz w:val="24"/>
                <w:szCs w:val="24"/>
              </w:rPr>
            </w:pPr>
            <w:r w:rsidRPr="3E1FA745">
              <w:rPr>
                <w:sz w:val="24"/>
                <w:szCs w:val="24"/>
              </w:rPr>
              <w:t xml:space="preserve">Providing a mobile/web application management of a foster care/sponsorship for stray animals </w:t>
            </w:r>
          </w:p>
          <w:p w14:paraId="11B9AD01" w14:textId="77777777" w:rsidR="00320823" w:rsidRPr="004F34BC" w:rsidRDefault="00320823" w:rsidP="00320823">
            <w:pPr>
              <w:pStyle w:val="ListParagraph"/>
              <w:numPr>
                <w:ilvl w:val="0"/>
                <w:numId w:val="23"/>
              </w:numPr>
              <w:spacing w:after="0" w:line="240" w:lineRule="auto"/>
              <w:rPr>
                <w:sz w:val="24"/>
                <w:szCs w:val="24"/>
              </w:rPr>
            </w:pPr>
            <w:r w:rsidRPr="3E1FA745">
              <w:rPr>
                <w:sz w:val="24"/>
                <w:szCs w:val="24"/>
              </w:rPr>
              <w:t xml:space="preserve">Offering an administrative panel for effective operation of the foster care/sponsorship program </w:t>
            </w:r>
          </w:p>
          <w:p w14:paraId="1B2EB4CA" w14:textId="77777777" w:rsidR="00320823" w:rsidRPr="004F34BC" w:rsidRDefault="00320823" w:rsidP="00320823">
            <w:pPr>
              <w:pStyle w:val="ListParagraph"/>
              <w:numPr>
                <w:ilvl w:val="0"/>
                <w:numId w:val="23"/>
              </w:numPr>
              <w:spacing w:after="0" w:line="240" w:lineRule="auto"/>
              <w:rPr>
                <w:sz w:val="24"/>
                <w:szCs w:val="24"/>
              </w:rPr>
            </w:pPr>
            <w:r w:rsidRPr="3E1FA745">
              <w:rPr>
                <w:sz w:val="24"/>
                <w:szCs w:val="24"/>
              </w:rPr>
              <w:t xml:space="preserve">Managing the connection of authorities through the application and identifying the needs of stray animals  </w:t>
            </w:r>
          </w:p>
          <w:p w14:paraId="69DA706A" w14:textId="77777777" w:rsidR="00320823" w:rsidRPr="004F34BC" w:rsidRDefault="00320823" w:rsidP="00320823">
            <w:pPr>
              <w:pStyle w:val="ListParagraph"/>
              <w:numPr>
                <w:ilvl w:val="0"/>
                <w:numId w:val="23"/>
              </w:numPr>
              <w:spacing w:after="0" w:line="240" w:lineRule="auto"/>
              <w:rPr>
                <w:sz w:val="24"/>
                <w:szCs w:val="24"/>
              </w:rPr>
            </w:pPr>
            <w:r w:rsidRPr="3E1FA745">
              <w:rPr>
                <w:sz w:val="24"/>
                <w:szCs w:val="24"/>
              </w:rPr>
              <w:t>Including donations makes it easier to financially support the program.</w:t>
            </w:r>
          </w:p>
          <w:p w14:paraId="7C1773D6" w14:textId="77777777" w:rsidR="00320823" w:rsidRPr="004F34BC" w:rsidRDefault="00320823" w:rsidP="00320823">
            <w:pPr>
              <w:pStyle w:val="ListParagraph"/>
              <w:numPr>
                <w:ilvl w:val="0"/>
                <w:numId w:val="23"/>
              </w:numPr>
              <w:spacing w:after="0" w:line="240" w:lineRule="auto"/>
              <w:rPr>
                <w:sz w:val="24"/>
                <w:szCs w:val="24"/>
              </w:rPr>
            </w:pPr>
            <w:r w:rsidRPr="3E1FA745">
              <w:rPr>
                <w:sz w:val="24"/>
                <w:szCs w:val="24"/>
              </w:rPr>
              <w:t xml:space="preserve">Making scrum management available to enable efficient and successful project management. </w:t>
            </w:r>
          </w:p>
          <w:p w14:paraId="2AC3D713" w14:textId="77777777" w:rsidR="00320823" w:rsidRPr="004F34BC" w:rsidRDefault="00320823" w:rsidP="00320823">
            <w:pPr>
              <w:pStyle w:val="ListParagraph"/>
              <w:numPr>
                <w:ilvl w:val="0"/>
                <w:numId w:val="23"/>
              </w:numPr>
              <w:spacing w:after="0" w:line="240" w:lineRule="auto"/>
              <w:rPr>
                <w:sz w:val="24"/>
                <w:szCs w:val="24"/>
              </w:rPr>
            </w:pPr>
            <w:r w:rsidRPr="3E1FA745">
              <w:rPr>
                <w:sz w:val="24"/>
                <w:szCs w:val="24"/>
              </w:rPr>
              <w:t xml:space="preserve">Making advantage of modern design trends to provide users with an easy-to-use engaging experience. </w:t>
            </w:r>
          </w:p>
          <w:p w14:paraId="361EB0F8" w14:textId="77777777" w:rsidR="00320823" w:rsidRPr="004F34BC" w:rsidRDefault="00320823" w:rsidP="00320823">
            <w:pPr>
              <w:pStyle w:val="ListParagraph"/>
              <w:numPr>
                <w:ilvl w:val="0"/>
                <w:numId w:val="23"/>
              </w:numPr>
              <w:spacing w:after="0" w:line="240" w:lineRule="auto"/>
              <w:rPr>
                <w:sz w:val="24"/>
                <w:szCs w:val="24"/>
              </w:rPr>
            </w:pPr>
            <w:r w:rsidRPr="3E1FA745">
              <w:rPr>
                <w:sz w:val="24"/>
                <w:szCs w:val="24"/>
              </w:rPr>
              <w:t xml:space="preserve">Overall, this project provides an innovative an easy approach to help and enhance lives of stray animals </w:t>
            </w:r>
          </w:p>
        </w:tc>
      </w:tr>
    </w:tbl>
    <w:p w14:paraId="5F0C870A" w14:textId="77777777" w:rsidR="00320823" w:rsidRPr="004F34BC" w:rsidRDefault="00320823" w:rsidP="00320823">
      <w:pPr>
        <w:pStyle w:val="Heading1"/>
      </w:pPr>
      <w:r>
        <w:t xml:space="preserve">B.1.5 </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22"/>
      </w:tblGrid>
      <w:tr w:rsidR="00320823" w:rsidRPr="004F34BC" w14:paraId="29BEAB1F" w14:textId="77777777" w:rsidTr="00330C72">
        <w:trPr>
          <w:trHeight w:val="386"/>
        </w:trPr>
        <w:tc>
          <w:tcPr>
            <w:tcW w:w="9322" w:type="dxa"/>
            <w:shd w:val="clear" w:color="auto" w:fill="BFBFBF" w:themeFill="background1" w:themeFillShade="BF"/>
          </w:tcPr>
          <w:p w14:paraId="7EA56272" w14:textId="77777777" w:rsidR="00320823" w:rsidRPr="004F34BC" w:rsidRDefault="00320823" w:rsidP="00330C72">
            <w:pPr>
              <w:spacing w:after="0" w:line="240" w:lineRule="auto"/>
              <w:rPr>
                <w:b/>
                <w:bCs/>
              </w:rPr>
            </w:pPr>
            <w:r w:rsidRPr="3E1FA745">
              <w:rPr>
                <w:b/>
                <w:bCs/>
              </w:rPr>
              <w:t>Methods to be Applied</w:t>
            </w:r>
          </w:p>
        </w:tc>
      </w:tr>
      <w:tr w:rsidR="00320823" w:rsidRPr="004F34BC" w14:paraId="42C1C864" w14:textId="77777777" w:rsidTr="00330C72">
        <w:trPr>
          <w:trHeight w:val="1829"/>
        </w:trPr>
        <w:tc>
          <w:tcPr>
            <w:tcW w:w="9322" w:type="dxa"/>
            <w:shd w:val="clear" w:color="auto" w:fill="auto"/>
          </w:tcPr>
          <w:p w14:paraId="12B799E8" w14:textId="77777777" w:rsidR="00320823" w:rsidRPr="004F34BC" w:rsidRDefault="00320823" w:rsidP="00320823">
            <w:pPr>
              <w:pStyle w:val="ListParagraph"/>
              <w:numPr>
                <w:ilvl w:val="0"/>
                <w:numId w:val="22"/>
              </w:numPr>
              <w:spacing w:after="0" w:line="240" w:lineRule="auto"/>
              <w:rPr>
                <w:sz w:val="24"/>
                <w:szCs w:val="24"/>
              </w:rPr>
            </w:pPr>
            <w:r w:rsidRPr="3E1FA745">
              <w:rPr>
                <w:sz w:val="24"/>
                <w:szCs w:val="24"/>
              </w:rPr>
              <w:t xml:space="preserve">Design stage: the application’s design will be based on current design trends and user-centered design principles, ensuring that users have an easy-to-use and interesting experience. </w:t>
            </w:r>
          </w:p>
          <w:p w14:paraId="2898245C" w14:textId="77777777" w:rsidR="00320823" w:rsidRPr="004F34BC" w:rsidRDefault="00320823" w:rsidP="00320823">
            <w:pPr>
              <w:pStyle w:val="ListParagraph"/>
              <w:numPr>
                <w:ilvl w:val="0"/>
                <w:numId w:val="22"/>
              </w:numPr>
              <w:spacing w:after="0" w:line="240" w:lineRule="auto"/>
              <w:rPr>
                <w:sz w:val="24"/>
                <w:szCs w:val="24"/>
              </w:rPr>
            </w:pPr>
            <w:r w:rsidRPr="3E1FA745">
              <w:rPr>
                <w:sz w:val="24"/>
                <w:szCs w:val="24"/>
              </w:rPr>
              <w:t>Agile development: agile development concepts will be applied to guarantee that the application is created iteratively and in a flexible way, allowing us to respond to changing requirements and use demands.</w:t>
            </w:r>
          </w:p>
          <w:p w14:paraId="6FB7B768" w14:textId="0449F65C" w:rsidR="00320823" w:rsidRPr="004F34BC" w:rsidRDefault="00D36A19" w:rsidP="00320823">
            <w:pPr>
              <w:pStyle w:val="ListParagraph"/>
              <w:numPr>
                <w:ilvl w:val="0"/>
                <w:numId w:val="22"/>
              </w:numPr>
              <w:spacing w:after="0" w:line="240" w:lineRule="auto"/>
              <w:rPr>
                <w:sz w:val="24"/>
                <w:szCs w:val="24"/>
              </w:rPr>
            </w:pPr>
            <w:r w:rsidRPr="00D36A19">
              <w:rPr>
                <w:sz w:val="24"/>
                <w:szCs w:val="24"/>
              </w:rPr>
              <w:t>Continuous testing: testing will be carried out continuously during the development cycle to guarantee that the application has been thoroughly examined and is free of errors and other problems prior to release.</w:t>
            </w:r>
            <w:r w:rsidR="00320823" w:rsidRPr="3E1FA745">
              <w:rPr>
                <w:sz w:val="24"/>
                <w:szCs w:val="24"/>
              </w:rPr>
              <w:t xml:space="preserve">. </w:t>
            </w:r>
          </w:p>
          <w:p w14:paraId="760416C0" w14:textId="77777777" w:rsidR="00320823" w:rsidRPr="004F34BC" w:rsidRDefault="00320823" w:rsidP="00320823">
            <w:pPr>
              <w:pStyle w:val="ListParagraph"/>
              <w:numPr>
                <w:ilvl w:val="0"/>
                <w:numId w:val="22"/>
              </w:numPr>
              <w:spacing w:after="0" w:line="240" w:lineRule="auto"/>
              <w:rPr>
                <w:sz w:val="24"/>
                <w:szCs w:val="24"/>
              </w:rPr>
            </w:pPr>
            <w:r w:rsidRPr="3E1FA745">
              <w:rPr>
                <w:sz w:val="24"/>
                <w:szCs w:val="24"/>
              </w:rPr>
              <w:t xml:space="preserve">To guarantee that new features and upgrades are provided promptly and efficiently, continuous integration and deployment process will be used. </w:t>
            </w:r>
          </w:p>
          <w:p w14:paraId="15E9BB43" w14:textId="77777777" w:rsidR="00320823" w:rsidRPr="004F34BC" w:rsidRDefault="00320823" w:rsidP="00330C72">
            <w:pPr>
              <w:spacing w:after="0" w:line="240" w:lineRule="auto"/>
              <w:rPr>
                <w:szCs w:val="24"/>
              </w:rPr>
            </w:pPr>
          </w:p>
        </w:tc>
      </w:tr>
    </w:tbl>
    <w:p w14:paraId="1F317002" w14:textId="77777777" w:rsidR="00320823" w:rsidRDefault="00320823" w:rsidP="00320823">
      <w:pPr>
        <w:pStyle w:val="Heading1"/>
      </w:pPr>
    </w:p>
    <w:p w14:paraId="46A2C1BC" w14:textId="77777777" w:rsidR="00320823" w:rsidRDefault="00320823" w:rsidP="00320823">
      <w:pPr>
        <w:pStyle w:val="Heading1"/>
      </w:pPr>
    </w:p>
    <w:p w14:paraId="6CEF2E4C" w14:textId="77777777" w:rsidR="00320823" w:rsidRPr="004F34BC" w:rsidRDefault="00320823" w:rsidP="00320823">
      <w:pPr>
        <w:pStyle w:val="Heading1"/>
      </w:pPr>
      <w:r>
        <w:t xml:space="preserve">B.1.6 </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22"/>
      </w:tblGrid>
      <w:tr w:rsidR="00320823" w:rsidRPr="004F34BC" w14:paraId="7FA09C22" w14:textId="77777777" w:rsidTr="00330C72">
        <w:trPr>
          <w:trHeight w:val="386"/>
        </w:trPr>
        <w:tc>
          <w:tcPr>
            <w:tcW w:w="9322" w:type="dxa"/>
            <w:shd w:val="clear" w:color="auto" w:fill="BFBFBF" w:themeFill="background1" w:themeFillShade="BF"/>
          </w:tcPr>
          <w:p w14:paraId="2ED0141E" w14:textId="77777777" w:rsidR="00320823" w:rsidRPr="004F34BC" w:rsidRDefault="00320823" w:rsidP="00330C72">
            <w:pPr>
              <w:spacing w:after="0" w:line="240" w:lineRule="auto"/>
              <w:rPr>
                <w:b/>
                <w:bCs/>
              </w:rPr>
            </w:pPr>
            <w:r w:rsidRPr="3E1FA745">
              <w:rPr>
                <w:b/>
                <w:bCs/>
              </w:rPr>
              <w:t>Economic and National Outcomes</w:t>
            </w:r>
          </w:p>
        </w:tc>
      </w:tr>
      <w:tr w:rsidR="00320823" w:rsidRPr="004F34BC" w14:paraId="4E76D74B" w14:textId="77777777" w:rsidTr="00330C72">
        <w:trPr>
          <w:trHeight w:val="1713"/>
        </w:trPr>
        <w:tc>
          <w:tcPr>
            <w:tcW w:w="9322" w:type="dxa"/>
            <w:shd w:val="clear" w:color="auto" w:fill="auto"/>
          </w:tcPr>
          <w:p w14:paraId="4F92D15E" w14:textId="77777777" w:rsidR="00320823" w:rsidRPr="004F34BC" w:rsidRDefault="00320823" w:rsidP="00330C72">
            <w:pPr>
              <w:spacing w:after="0" w:line="240" w:lineRule="auto"/>
              <w:rPr>
                <w:szCs w:val="24"/>
              </w:rPr>
            </w:pPr>
            <w:r w:rsidRPr="3E1FA745">
              <w:rPr>
                <w:szCs w:val="24"/>
              </w:rPr>
              <w:t>The economic advantages of assisting stary animals are numerous. While there are co</w:t>
            </w:r>
            <w:del w:id="0" w:author="Omar Moh" w:date="2023-11-03T12:19:00Z">
              <w:r w:rsidRPr="3E1FA745" w:rsidDel="00F01200">
                <w:rPr>
                  <w:szCs w:val="24"/>
                </w:rPr>
                <w:delText>a</w:delText>
              </w:r>
            </w:del>
            <w:r w:rsidRPr="3E1FA745">
              <w:rPr>
                <w:szCs w:val="24"/>
              </w:rPr>
              <w:t>sts connected with reaccusing and caring for these animals the potential advantages go beyond animal welfare. Communities that engage in the welfare of stray animals may benefit economically, from grater tourism to lower public health costs and higher social capital. Policymakers' communities, and individuals must evaluate the economic ramifications of their efforts to aid stray animals, since this understanding may help assure the long-term viability of such projects. finally, assisting stray animals is not only a moral duty but also a means of strengthening and prospering communities.</w:t>
            </w:r>
          </w:p>
        </w:tc>
      </w:tr>
    </w:tbl>
    <w:p w14:paraId="402E3169" w14:textId="77777777" w:rsidR="00320823" w:rsidRPr="004F34BC" w:rsidRDefault="00320823" w:rsidP="00320823"/>
    <w:p w14:paraId="472A68D4" w14:textId="77777777" w:rsidR="00320823" w:rsidRPr="004F34BC" w:rsidRDefault="00320823" w:rsidP="00320823">
      <w:pPr>
        <w:pStyle w:val="Title"/>
        <w:rPr>
          <w:sz w:val="40"/>
          <w:szCs w:val="40"/>
        </w:rPr>
      </w:pPr>
      <w:r w:rsidRPr="3E1FA745">
        <w:rPr>
          <w:sz w:val="40"/>
          <w:szCs w:val="40"/>
        </w:rPr>
        <w:t>B.2 Reason of Starting the Project, Methods and R&amp;D Stages</w:t>
      </w:r>
    </w:p>
    <w:p w14:paraId="41046522" w14:textId="77777777" w:rsidR="00320823" w:rsidRPr="004F34BC" w:rsidRDefault="00320823" w:rsidP="00320823">
      <w:pPr>
        <w:pStyle w:val="Heading1"/>
      </w:pPr>
      <w:r>
        <w:t xml:space="preserve">B.2.1 </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22"/>
      </w:tblGrid>
      <w:tr w:rsidR="00320823" w:rsidRPr="004F34BC" w14:paraId="3E4A7A57" w14:textId="77777777" w:rsidTr="00330C72">
        <w:trPr>
          <w:trHeight w:val="386"/>
        </w:trPr>
        <w:tc>
          <w:tcPr>
            <w:tcW w:w="9322" w:type="dxa"/>
            <w:shd w:val="clear" w:color="auto" w:fill="BFBFBF" w:themeFill="background1" w:themeFillShade="BF"/>
          </w:tcPr>
          <w:p w14:paraId="60A89434" w14:textId="77777777" w:rsidR="00320823" w:rsidRPr="004F34BC" w:rsidRDefault="00320823" w:rsidP="00330C72">
            <w:pPr>
              <w:spacing w:after="0" w:line="240" w:lineRule="auto"/>
              <w:rPr>
                <w:b/>
                <w:bCs/>
                <w:szCs w:val="24"/>
              </w:rPr>
            </w:pPr>
            <w:r w:rsidRPr="3E1FA745">
              <w:rPr>
                <w:b/>
                <w:bCs/>
              </w:rPr>
              <w:t>1- Explain the reason of starting this project. (Max 500 character)</w:t>
            </w:r>
          </w:p>
        </w:tc>
      </w:tr>
      <w:tr w:rsidR="00320823" w:rsidRPr="004F34BC" w14:paraId="32BB0B01" w14:textId="77777777" w:rsidTr="00330C72">
        <w:trPr>
          <w:trHeight w:val="2101"/>
        </w:trPr>
        <w:tc>
          <w:tcPr>
            <w:tcW w:w="9322" w:type="dxa"/>
            <w:shd w:val="clear" w:color="auto" w:fill="auto"/>
          </w:tcPr>
          <w:p w14:paraId="4A442137" w14:textId="77777777" w:rsidR="00320823" w:rsidRPr="004F34BC" w:rsidRDefault="00320823" w:rsidP="00330C72">
            <w:pPr>
              <w:spacing w:after="0" w:line="240" w:lineRule="auto"/>
              <w:rPr>
                <w:szCs w:val="24"/>
              </w:rPr>
            </w:pPr>
            <w:r w:rsidRPr="3E1FA745">
              <w:rPr>
                <w:szCs w:val="24"/>
              </w:rPr>
              <w:t>Concern about the terrible circumstances stray dogs and cats suffer from led to the creation of the "Stray Animals Tracking Mobile App" project. These animals suffer from malnourishment, illness, and famine, among other things. To put an end to their suffering and build a society that is empathetic is the project's main goal. In addition to promoting responsible adoption, it seeks to use technology for effective monitoring and rescue operations. Through the promotion of an empathetic and respectful culture, public awareness campaigns aim to alter social perceptions around stray animals. The project aims to create a future in which animals and humans live in harmony, giving these defenseless species a chance at a happier and healthier existence.</w:t>
            </w:r>
          </w:p>
        </w:tc>
      </w:tr>
    </w:tbl>
    <w:tbl>
      <w:tblPr>
        <w:tblpPr w:leftFromText="141" w:rightFromText="141" w:vertAnchor="text" w:horzAnchor="margin" w:tblpY="266"/>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22"/>
      </w:tblGrid>
      <w:tr w:rsidR="00320823" w:rsidRPr="004F34BC" w14:paraId="7DBCC014" w14:textId="77777777" w:rsidTr="00330C72">
        <w:trPr>
          <w:trHeight w:val="386"/>
        </w:trPr>
        <w:tc>
          <w:tcPr>
            <w:tcW w:w="9322" w:type="dxa"/>
            <w:shd w:val="clear" w:color="auto" w:fill="BFBFBF" w:themeFill="background1" w:themeFillShade="BF"/>
          </w:tcPr>
          <w:p w14:paraId="4CA1FEE7" w14:textId="77777777" w:rsidR="00320823" w:rsidRPr="004F34BC" w:rsidRDefault="00320823" w:rsidP="00330C72">
            <w:pPr>
              <w:spacing w:after="0" w:line="240" w:lineRule="auto"/>
              <w:rPr>
                <w:b/>
                <w:bCs/>
              </w:rPr>
            </w:pPr>
            <w:r w:rsidRPr="3E1FA745">
              <w:rPr>
                <w:b/>
                <w:bCs/>
              </w:rPr>
              <w:t>2- Explain the purpose of this project.</w:t>
            </w:r>
          </w:p>
        </w:tc>
      </w:tr>
      <w:tr w:rsidR="00320823" w:rsidRPr="004F34BC" w14:paraId="1F6296E2" w14:textId="77777777" w:rsidTr="00330C72">
        <w:trPr>
          <w:trHeight w:val="2112"/>
        </w:trPr>
        <w:tc>
          <w:tcPr>
            <w:tcW w:w="9322" w:type="dxa"/>
            <w:shd w:val="clear" w:color="auto" w:fill="auto"/>
          </w:tcPr>
          <w:p w14:paraId="4D21A924" w14:textId="77777777" w:rsidR="00320823" w:rsidRPr="004F34BC" w:rsidRDefault="00320823" w:rsidP="00330C72">
            <w:pPr>
              <w:spacing w:after="0" w:line="240" w:lineRule="auto"/>
              <w:rPr>
                <w:szCs w:val="24"/>
              </w:rPr>
            </w:pPr>
            <w:r w:rsidRPr="3E1FA745">
              <w:rPr>
                <w:szCs w:val="24"/>
              </w:rPr>
              <w:t>The "Stray Animals Tracking Mobile App" project's main purpose is to lessen the extreme pain that stray dogs and cats go through since they are forced to deal with untreated illnesses, malnourishment, and the harsh reality of life on the streets. The aim is to initiate a shift in our society in the direction of one that is empathetic and compassionate toward all sentient beings, including stray animals. Through encouraging responsible adoption, enhancing rescue and monitoring operations with technology, and running public awareness campaigns to transform people's perceptions of stray animals, this project acts as a catalyst for change. Its main goal is to bring about a time when people and animals can live in harmony, giving these defenseless animals the chance to live happier and healthier lives in a society characterized by compassion and decency.</w:t>
            </w:r>
          </w:p>
        </w:tc>
      </w:tr>
    </w:tbl>
    <w:p w14:paraId="2443168C" w14:textId="77777777" w:rsidR="00320823" w:rsidRDefault="00320823" w:rsidP="00320823"/>
    <w:p w14:paraId="3CC4C669" w14:textId="77777777" w:rsidR="00320823" w:rsidRDefault="00320823" w:rsidP="00320823"/>
    <w:tbl>
      <w:tblPr>
        <w:tblpPr w:leftFromText="141" w:rightFromText="141" w:vertAnchor="text" w:horzAnchor="margin" w:tblpY="266"/>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22"/>
      </w:tblGrid>
      <w:tr w:rsidR="00320823" w:rsidRPr="004F34BC" w14:paraId="018FEBC8" w14:textId="77777777" w:rsidTr="00330C72">
        <w:trPr>
          <w:trHeight w:val="1406"/>
        </w:trPr>
        <w:tc>
          <w:tcPr>
            <w:tcW w:w="9322" w:type="dxa"/>
            <w:shd w:val="clear" w:color="auto" w:fill="BFBFBF" w:themeFill="background1" w:themeFillShade="BF"/>
          </w:tcPr>
          <w:p w14:paraId="63FC83E8" w14:textId="77777777" w:rsidR="00320823" w:rsidRPr="004F34BC" w:rsidRDefault="00320823" w:rsidP="00330C72">
            <w:pPr>
              <w:spacing w:after="0" w:line="240" w:lineRule="auto"/>
              <w:rPr>
                <w:b/>
                <w:bCs/>
              </w:rPr>
            </w:pPr>
            <w:r w:rsidRPr="3E1FA745">
              <w:rPr>
                <w:b/>
                <w:bCs/>
              </w:rPr>
              <w:t xml:space="preserve">3- Explain </w:t>
            </w:r>
          </w:p>
          <w:p w14:paraId="695D4C59" w14:textId="77777777" w:rsidR="00320823" w:rsidRPr="004F34BC" w:rsidRDefault="00320823" w:rsidP="00320823">
            <w:pPr>
              <w:pStyle w:val="ListParagraph"/>
              <w:numPr>
                <w:ilvl w:val="0"/>
                <w:numId w:val="25"/>
              </w:numPr>
              <w:spacing w:after="0" w:line="240" w:lineRule="auto"/>
              <w:rPr>
                <w:b/>
                <w:bCs/>
              </w:rPr>
            </w:pPr>
            <w:r w:rsidRPr="3E1FA745">
              <w:rPr>
                <w:b/>
                <w:bCs/>
              </w:rPr>
              <w:t>output of project</w:t>
            </w:r>
          </w:p>
          <w:p w14:paraId="3B46CFD8" w14:textId="77777777" w:rsidR="00320823" w:rsidRPr="004F34BC" w:rsidRDefault="00320823" w:rsidP="00320823">
            <w:pPr>
              <w:pStyle w:val="ListParagraph"/>
              <w:numPr>
                <w:ilvl w:val="0"/>
                <w:numId w:val="25"/>
              </w:numPr>
              <w:spacing w:after="0" w:line="240" w:lineRule="auto"/>
              <w:rPr>
                <w:b/>
                <w:bCs/>
              </w:rPr>
            </w:pPr>
            <w:r w:rsidRPr="3E1FA745">
              <w:rPr>
                <w:b/>
                <w:bCs/>
              </w:rPr>
              <w:t>national / international standards if exist.</w:t>
            </w:r>
          </w:p>
          <w:p w14:paraId="26A05F52" w14:textId="77777777" w:rsidR="00320823" w:rsidRPr="004F34BC" w:rsidRDefault="00320823" w:rsidP="00320823">
            <w:pPr>
              <w:pStyle w:val="ListParagraph"/>
              <w:numPr>
                <w:ilvl w:val="0"/>
                <w:numId w:val="25"/>
              </w:numPr>
              <w:spacing w:after="0" w:line="240" w:lineRule="auto"/>
              <w:rPr>
                <w:b/>
                <w:bCs/>
              </w:rPr>
            </w:pPr>
            <w:r w:rsidRPr="3E1FA745">
              <w:rPr>
                <w:b/>
                <w:bCs/>
              </w:rPr>
              <w:t>the specific objectives of the project</w:t>
            </w:r>
          </w:p>
          <w:p w14:paraId="71759C0F" w14:textId="77777777" w:rsidR="00320823" w:rsidRPr="004F34BC" w:rsidRDefault="00320823" w:rsidP="00320823">
            <w:pPr>
              <w:pStyle w:val="ListParagraph"/>
              <w:numPr>
                <w:ilvl w:val="0"/>
                <w:numId w:val="25"/>
              </w:numPr>
              <w:spacing w:after="0" w:line="240" w:lineRule="auto"/>
              <w:rPr>
                <w:b/>
                <w:bCs/>
                <w:sz w:val="24"/>
                <w:szCs w:val="24"/>
              </w:rPr>
            </w:pPr>
            <w:r w:rsidRPr="3E1FA745">
              <w:rPr>
                <w:b/>
                <w:bCs/>
              </w:rPr>
              <w:t>success criteria’s</w:t>
            </w:r>
          </w:p>
          <w:p w14:paraId="47F0F265" w14:textId="77777777" w:rsidR="00320823" w:rsidRPr="004F34BC" w:rsidRDefault="00320823" w:rsidP="00320823">
            <w:pPr>
              <w:pStyle w:val="ListParagraph"/>
              <w:numPr>
                <w:ilvl w:val="0"/>
                <w:numId w:val="25"/>
              </w:numPr>
              <w:spacing w:after="0" w:line="240" w:lineRule="auto"/>
              <w:rPr>
                <w:b/>
                <w:bCs/>
                <w:sz w:val="24"/>
                <w:szCs w:val="24"/>
              </w:rPr>
            </w:pPr>
            <w:r w:rsidRPr="3E1FA745">
              <w:rPr>
                <w:b/>
                <w:bCs/>
              </w:rPr>
              <w:t>realistic constraints</w:t>
            </w:r>
          </w:p>
        </w:tc>
      </w:tr>
      <w:tr w:rsidR="00320823" w:rsidRPr="004F34BC" w14:paraId="21F8E09E" w14:textId="77777777" w:rsidTr="00330C72">
        <w:trPr>
          <w:trHeight w:val="2390"/>
        </w:trPr>
        <w:tc>
          <w:tcPr>
            <w:tcW w:w="9322" w:type="dxa"/>
            <w:shd w:val="clear" w:color="auto" w:fill="auto"/>
          </w:tcPr>
          <w:p w14:paraId="0954F807" w14:textId="77777777" w:rsidR="00320823" w:rsidRPr="004F34BC" w:rsidRDefault="00320823" w:rsidP="00330C72">
            <w:pPr>
              <w:spacing w:after="0" w:line="240" w:lineRule="auto"/>
              <w:rPr>
                <w:szCs w:val="24"/>
              </w:rPr>
            </w:pPr>
            <w:r w:rsidRPr="3E1FA745">
              <w:rPr>
                <w:szCs w:val="24"/>
              </w:rPr>
              <w:t>Output: A smartphone app for safely tracking and reporting stray animals.</w:t>
            </w:r>
          </w:p>
          <w:p w14:paraId="1BBBEA01" w14:textId="77777777" w:rsidR="00320823" w:rsidRPr="004F34BC" w:rsidRDefault="00320823" w:rsidP="00330C72">
            <w:pPr>
              <w:spacing w:after="0" w:line="240" w:lineRule="auto"/>
            </w:pPr>
            <w:r w:rsidRPr="3E1FA745">
              <w:rPr>
                <w:szCs w:val="24"/>
              </w:rPr>
              <w:t xml:space="preserve"> </w:t>
            </w:r>
          </w:p>
          <w:p w14:paraId="130CF5F4" w14:textId="77777777" w:rsidR="00320823" w:rsidRPr="004F34BC" w:rsidRDefault="00320823" w:rsidP="00330C72">
            <w:pPr>
              <w:spacing w:after="0" w:line="240" w:lineRule="auto"/>
            </w:pPr>
            <w:r w:rsidRPr="3E1FA745">
              <w:rPr>
                <w:szCs w:val="24"/>
              </w:rPr>
              <w:t>Standards: Complying with international ethical guidelines.</w:t>
            </w:r>
          </w:p>
          <w:p w14:paraId="73445BB4" w14:textId="77777777" w:rsidR="00320823" w:rsidRPr="004F34BC" w:rsidRDefault="00320823" w:rsidP="00330C72">
            <w:pPr>
              <w:spacing w:after="0" w:line="240" w:lineRule="auto"/>
            </w:pPr>
            <w:r w:rsidRPr="3E1FA745">
              <w:rPr>
                <w:szCs w:val="24"/>
              </w:rPr>
              <w:t xml:space="preserve"> </w:t>
            </w:r>
          </w:p>
          <w:p w14:paraId="207F0A95" w14:textId="77777777" w:rsidR="00320823" w:rsidRPr="004F34BC" w:rsidRDefault="00320823" w:rsidP="00330C72">
            <w:pPr>
              <w:spacing w:after="0" w:line="240" w:lineRule="auto"/>
            </w:pPr>
            <w:r w:rsidRPr="3E1FA745">
              <w:rPr>
                <w:szCs w:val="24"/>
              </w:rPr>
              <w:t>Objectives: Create an app that is easy to use, interacts with communities, and encourages moral behavior.</w:t>
            </w:r>
          </w:p>
          <w:p w14:paraId="44C5AD80" w14:textId="77777777" w:rsidR="00320823" w:rsidRPr="004F34BC" w:rsidRDefault="00320823" w:rsidP="00330C72">
            <w:pPr>
              <w:spacing w:after="0" w:line="240" w:lineRule="auto"/>
            </w:pPr>
            <w:r w:rsidRPr="3E1FA745">
              <w:rPr>
                <w:szCs w:val="24"/>
              </w:rPr>
              <w:t xml:space="preserve"> </w:t>
            </w:r>
          </w:p>
          <w:p w14:paraId="6E9DEA41" w14:textId="77777777" w:rsidR="00320823" w:rsidRPr="004F34BC" w:rsidRDefault="00320823" w:rsidP="00330C72">
            <w:pPr>
              <w:spacing w:after="0" w:line="240" w:lineRule="auto"/>
            </w:pPr>
            <w:r w:rsidRPr="3E1FA745">
              <w:rPr>
                <w:szCs w:val="24"/>
              </w:rPr>
              <w:t>Success criteria: Ethical behavior, community involvement, and effective tracking.</w:t>
            </w:r>
          </w:p>
          <w:p w14:paraId="3B30A8E3" w14:textId="77777777" w:rsidR="00320823" w:rsidRPr="004F34BC" w:rsidRDefault="00320823" w:rsidP="00330C72">
            <w:pPr>
              <w:spacing w:after="0" w:line="240" w:lineRule="auto"/>
            </w:pPr>
            <w:r w:rsidRPr="3E1FA745">
              <w:rPr>
                <w:szCs w:val="24"/>
              </w:rPr>
              <w:t xml:space="preserve"> </w:t>
            </w:r>
          </w:p>
          <w:p w14:paraId="54CBEE3F" w14:textId="77777777" w:rsidR="00320823" w:rsidRPr="004F34BC" w:rsidRDefault="00320823" w:rsidP="00330C72">
            <w:pPr>
              <w:spacing w:after="0" w:line="240" w:lineRule="auto"/>
            </w:pPr>
            <w:r w:rsidRPr="3E1FA745">
              <w:rPr>
                <w:szCs w:val="24"/>
              </w:rPr>
              <w:t>Realistic Constraints: Resources available, budget, behavioral shift, and technical difficulties.</w:t>
            </w:r>
          </w:p>
          <w:p w14:paraId="2E7FC24D" w14:textId="77777777" w:rsidR="00320823" w:rsidRPr="004F34BC" w:rsidRDefault="00320823" w:rsidP="00330C72">
            <w:pPr>
              <w:spacing w:after="0" w:line="240" w:lineRule="auto"/>
              <w:rPr>
                <w:szCs w:val="24"/>
              </w:rPr>
            </w:pPr>
          </w:p>
          <w:p w14:paraId="764DCE86" w14:textId="77777777" w:rsidR="00320823" w:rsidRPr="004F34BC" w:rsidRDefault="00320823" w:rsidP="00330C72">
            <w:pPr>
              <w:spacing w:after="0" w:line="240" w:lineRule="auto"/>
              <w:rPr>
                <w:szCs w:val="24"/>
              </w:rPr>
            </w:pPr>
          </w:p>
        </w:tc>
      </w:tr>
      <w:tr w:rsidR="00320823" w:rsidRPr="004F34BC" w14:paraId="7C5BB2DB" w14:textId="77777777" w:rsidTr="00330C72">
        <w:trPr>
          <w:trHeight w:val="386"/>
        </w:trPr>
        <w:tc>
          <w:tcPr>
            <w:tcW w:w="9322" w:type="dxa"/>
            <w:shd w:val="clear" w:color="auto" w:fill="BFBFBF" w:themeFill="background1" w:themeFillShade="BF"/>
          </w:tcPr>
          <w:p w14:paraId="63CDE3A4" w14:textId="77777777" w:rsidR="00320823" w:rsidRPr="004F34BC" w:rsidRDefault="00320823" w:rsidP="00330C72">
            <w:pPr>
              <w:spacing w:after="0" w:line="240" w:lineRule="auto"/>
              <w:rPr>
                <w:b/>
                <w:bCs/>
              </w:rPr>
            </w:pPr>
            <w:r w:rsidRPr="3E1FA745">
              <w:rPr>
                <w:b/>
                <w:bCs/>
              </w:rPr>
              <w:t xml:space="preserve">4- Explain </w:t>
            </w:r>
          </w:p>
          <w:p w14:paraId="6CA2E70A" w14:textId="77777777" w:rsidR="00320823" w:rsidRPr="004F34BC" w:rsidRDefault="00320823" w:rsidP="00320823">
            <w:pPr>
              <w:pStyle w:val="ListParagraph"/>
              <w:numPr>
                <w:ilvl w:val="0"/>
                <w:numId w:val="25"/>
              </w:numPr>
              <w:spacing w:after="0" w:line="240" w:lineRule="auto"/>
              <w:rPr>
                <w:b/>
                <w:bCs/>
              </w:rPr>
            </w:pPr>
            <w:r w:rsidRPr="3E1FA745">
              <w:rPr>
                <w:b/>
                <w:bCs/>
              </w:rPr>
              <w:t>the methods to be applied during R&amp;D activities.</w:t>
            </w:r>
          </w:p>
          <w:p w14:paraId="40864A04" w14:textId="77777777" w:rsidR="00320823" w:rsidRPr="004F34BC" w:rsidRDefault="00320823" w:rsidP="00320823">
            <w:pPr>
              <w:pStyle w:val="ListParagraph"/>
              <w:numPr>
                <w:ilvl w:val="0"/>
                <w:numId w:val="25"/>
              </w:numPr>
              <w:spacing w:after="0" w:line="240" w:lineRule="auto"/>
              <w:rPr>
                <w:b/>
                <w:bCs/>
              </w:rPr>
            </w:pPr>
            <w:r w:rsidRPr="3E1FA745">
              <w:rPr>
                <w:b/>
                <w:bCs/>
              </w:rPr>
              <w:t>applications</w:t>
            </w:r>
          </w:p>
          <w:p w14:paraId="7AD25E21" w14:textId="77777777" w:rsidR="00320823" w:rsidRPr="004F34BC" w:rsidRDefault="00320823" w:rsidP="00320823">
            <w:pPr>
              <w:pStyle w:val="ListParagraph"/>
              <w:numPr>
                <w:ilvl w:val="0"/>
                <w:numId w:val="25"/>
              </w:numPr>
              <w:spacing w:after="0" w:line="240" w:lineRule="auto"/>
              <w:rPr>
                <w:b/>
                <w:bCs/>
              </w:rPr>
            </w:pPr>
            <w:r w:rsidRPr="3E1FA745">
              <w:rPr>
                <w:b/>
                <w:bCs/>
              </w:rPr>
              <w:t>technics and tools to be used.</w:t>
            </w:r>
          </w:p>
          <w:p w14:paraId="737220A8" w14:textId="77777777" w:rsidR="00320823" w:rsidRPr="004F34BC" w:rsidRDefault="00320823" w:rsidP="00320823">
            <w:pPr>
              <w:pStyle w:val="ListParagraph"/>
              <w:numPr>
                <w:ilvl w:val="0"/>
                <w:numId w:val="25"/>
              </w:numPr>
              <w:spacing w:after="0" w:line="240" w:lineRule="auto"/>
              <w:rPr>
                <w:b/>
                <w:bCs/>
              </w:rPr>
            </w:pPr>
            <w:r w:rsidRPr="3E1FA745">
              <w:rPr>
                <w:b/>
                <w:bCs/>
              </w:rPr>
              <w:t xml:space="preserve">standards to be followed under the workflow </w:t>
            </w:r>
          </w:p>
        </w:tc>
      </w:tr>
      <w:tr w:rsidR="00320823" w:rsidRPr="004F34BC" w14:paraId="3F8EDA08" w14:textId="77777777" w:rsidTr="00330C72">
        <w:trPr>
          <w:trHeight w:val="3961"/>
        </w:trPr>
        <w:tc>
          <w:tcPr>
            <w:tcW w:w="9322" w:type="dxa"/>
            <w:shd w:val="clear" w:color="auto" w:fill="auto"/>
          </w:tcPr>
          <w:p w14:paraId="64E97610" w14:textId="77777777" w:rsidR="00320823" w:rsidRPr="007E2827" w:rsidRDefault="00320823" w:rsidP="00330C72">
            <w:pPr>
              <w:spacing w:after="0" w:line="240" w:lineRule="auto"/>
              <w:rPr>
                <w:b/>
                <w:bCs/>
                <w:color w:val="A6A6A6" w:themeColor="background1" w:themeShade="A6"/>
                <w:szCs w:val="24"/>
              </w:rPr>
            </w:pPr>
            <w:r w:rsidRPr="3E1FA745">
              <w:rPr>
                <w:b/>
                <w:bCs/>
                <w:szCs w:val="24"/>
              </w:rPr>
              <w:t>Which SOFTWARE PROCESS MODEL below will you apply? Why? How? Explain.</w:t>
            </w:r>
          </w:p>
          <w:p w14:paraId="6B63436A" w14:textId="77777777" w:rsidR="00320823" w:rsidRPr="007E2827" w:rsidRDefault="00320823" w:rsidP="00330C72">
            <w:pPr>
              <w:spacing w:after="0" w:line="240" w:lineRule="auto"/>
              <w:rPr>
                <w:b/>
                <w:bCs/>
                <w:color w:val="A6A6A6" w:themeColor="background1" w:themeShade="A6"/>
                <w:szCs w:val="24"/>
              </w:rPr>
            </w:pPr>
            <w:r w:rsidRPr="3E1FA745">
              <w:rPr>
                <w:b/>
                <w:bCs/>
                <w:szCs w:val="24"/>
              </w:rPr>
              <w:t>* The waterfall models.</w:t>
            </w:r>
          </w:p>
          <w:p w14:paraId="5A1E2029" w14:textId="77777777" w:rsidR="00320823" w:rsidRPr="007E2827" w:rsidRDefault="00320823" w:rsidP="00330C72">
            <w:pPr>
              <w:spacing w:after="0" w:line="240" w:lineRule="auto"/>
              <w:rPr>
                <w:b/>
                <w:bCs/>
                <w:color w:val="A6A6A6" w:themeColor="background1" w:themeShade="A6"/>
                <w:szCs w:val="24"/>
              </w:rPr>
            </w:pPr>
            <w:r w:rsidRPr="3E1FA745">
              <w:rPr>
                <w:b/>
                <w:bCs/>
                <w:szCs w:val="24"/>
              </w:rPr>
              <w:t>*V-model of software process?</w:t>
            </w:r>
          </w:p>
          <w:p w14:paraId="50C4990A" w14:textId="77777777" w:rsidR="00320823" w:rsidRPr="007E2827" w:rsidRDefault="00320823" w:rsidP="00330C72">
            <w:pPr>
              <w:spacing w:after="0" w:line="240" w:lineRule="auto"/>
              <w:rPr>
                <w:b/>
                <w:bCs/>
                <w:color w:val="A6A6A6" w:themeColor="background1" w:themeShade="A6"/>
                <w:szCs w:val="24"/>
              </w:rPr>
            </w:pPr>
            <w:r w:rsidRPr="3E1FA745">
              <w:rPr>
                <w:b/>
                <w:bCs/>
                <w:szCs w:val="24"/>
              </w:rPr>
              <w:t>*Evolutionary development?</w:t>
            </w:r>
          </w:p>
          <w:p w14:paraId="212FEDCD" w14:textId="77777777" w:rsidR="00320823" w:rsidRPr="007E2827" w:rsidRDefault="00320823" w:rsidP="00330C72">
            <w:pPr>
              <w:spacing w:after="0" w:line="240" w:lineRule="auto"/>
              <w:rPr>
                <w:b/>
                <w:bCs/>
                <w:szCs w:val="24"/>
              </w:rPr>
            </w:pPr>
            <w:r w:rsidRPr="3E1FA745">
              <w:rPr>
                <w:b/>
                <w:bCs/>
                <w:szCs w:val="24"/>
              </w:rPr>
              <w:t>*Component-based software engineering? Etc.</w:t>
            </w:r>
          </w:p>
          <w:p w14:paraId="46C28ACB" w14:textId="77777777" w:rsidR="00320823" w:rsidRPr="007E2827" w:rsidRDefault="00320823" w:rsidP="00330C72">
            <w:pPr>
              <w:spacing w:after="0" w:line="240" w:lineRule="auto"/>
              <w:rPr>
                <w:b/>
                <w:bCs/>
                <w:szCs w:val="24"/>
              </w:rPr>
            </w:pPr>
          </w:p>
          <w:p w14:paraId="305365DD" w14:textId="77777777" w:rsidR="00320823" w:rsidRPr="007E2827" w:rsidRDefault="00320823" w:rsidP="00330C72">
            <w:pPr>
              <w:spacing w:after="0" w:line="240" w:lineRule="auto"/>
              <w:rPr>
                <w:rFonts w:cs="Calibri"/>
                <w:szCs w:val="24"/>
              </w:rPr>
            </w:pPr>
            <w:r w:rsidRPr="00992FC3">
              <w:rPr>
                <w:rFonts w:cs="Calibri"/>
                <w:szCs w:val="24"/>
              </w:rPr>
              <w:t>The best software process model for projects with well-defined, consistent requirements and high accuracy is the waterfall model. By using a methodical, sequential process that starts with requirements analysis and moves through design, development, testing, deployment, and maintenance, it guarantees high reliability. This approach may not be the best choice if needs are constantly changing or if quick adaptation is needed during development. However, its heavy focus on documentation and thorough testing is in line with the necessity to produce a precise product in a competitive market.</w:t>
            </w:r>
          </w:p>
          <w:p w14:paraId="0A779A24" w14:textId="77777777" w:rsidR="00320823" w:rsidRPr="007E2827" w:rsidRDefault="00320823" w:rsidP="00330C72">
            <w:pPr>
              <w:spacing w:after="0" w:line="240" w:lineRule="auto"/>
              <w:rPr>
                <w:b/>
                <w:bCs/>
                <w:i/>
                <w:iCs/>
                <w:color w:val="A6A6A6" w:themeColor="background1" w:themeShade="A6"/>
                <w:szCs w:val="24"/>
              </w:rPr>
            </w:pPr>
            <w:r>
              <w:br/>
            </w:r>
          </w:p>
          <w:p w14:paraId="29611C2A" w14:textId="77777777" w:rsidR="00320823" w:rsidRPr="004F34BC" w:rsidRDefault="00320823" w:rsidP="00330C72">
            <w:pPr>
              <w:spacing w:after="0" w:line="240" w:lineRule="auto"/>
              <w:rPr>
                <w:b/>
                <w:bCs/>
                <w:szCs w:val="24"/>
              </w:rPr>
            </w:pPr>
          </w:p>
          <w:p w14:paraId="0D823CDF" w14:textId="77777777" w:rsidR="00320823" w:rsidRPr="004F34BC" w:rsidRDefault="00320823" w:rsidP="00330C72">
            <w:pPr>
              <w:spacing w:after="0" w:line="240" w:lineRule="auto"/>
              <w:rPr>
                <w:b/>
                <w:bCs/>
                <w:szCs w:val="24"/>
              </w:rPr>
            </w:pPr>
          </w:p>
          <w:p w14:paraId="5865E0AC" w14:textId="77777777" w:rsidR="00320823" w:rsidRPr="004F34BC" w:rsidRDefault="00320823" w:rsidP="00330C72">
            <w:pPr>
              <w:spacing w:after="0" w:line="240" w:lineRule="auto"/>
              <w:rPr>
                <w:b/>
                <w:bCs/>
                <w:szCs w:val="24"/>
              </w:rPr>
            </w:pPr>
            <w:r w:rsidRPr="3E1FA745">
              <w:rPr>
                <w:b/>
                <w:bCs/>
                <w:szCs w:val="24"/>
              </w:rPr>
              <w:t>Explain, Project Workflow:</w:t>
            </w:r>
          </w:p>
          <w:p w14:paraId="57690006" w14:textId="77777777" w:rsidR="00320823" w:rsidRPr="004F34BC" w:rsidRDefault="00320823" w:rsidP="00330C72">
            <w:pPr>
              <w:spacing w:after="0" w:line="240" w:lineRule="auto"/>
              <w:rPr>
                <w:b/>
                <w:bCs/>
                <w:szCs w:val="24"/>
              </w:rPr>
            </w:pPr>
          </w:p>
          <w:p w14:paraId="7232C257" w14:textId="77777777" w:rsidR="00320823" w:rsidRDefault="00320823" w:rsidP="00320823">
            <w:pPr>
              <w:pStyle w:val="ListParagraph"/>
              <w:numPr>
                <w:ilvl w:val="0"/>
                <w:numId w:val="30"/>
              </w:numPr>
              <w:spacing w:after="0" w:line="240" w:lineRule="auto"/>
              <w:rPr>
                <w:b/>
                <w:bCs/>
                <w:sz w:val="24"/>
                <w:szCs w:val="24"/>
              </w:rPr>
            </w:pPr>
            <w:r w:rsidRPr="3E1FA745">
              <w:rPr>
                <w:b/>
                <w:bCs/>
                <w:sz w:val="24"/>
                <w:szCs w:val="24"/>
              </w:rPr>
              <w:lastRenderedPageBreak/>
              <w:t xml:space="preserve">Feasibility and Pre-research: </w:t>
            </w:r>
            <w:r w:rsidRPr="3E1FA745">
              <w:rPr>
                <w:sz w:val="24"/>
                <w:szCs w:val="24"/>
              </w:rPr>
              <w:t>To better understand the problems associated with tracking stray animals, you will perform a thorough investigation of the market and domain during this first phase. You will interact with users of current systems to get useful feedback and recommendations. Furthermore, resource analysis and cost estimation utilizing models like COCOMO will aid in determining the project’s profitability. The project’s viability will be built during this period, MS project and other similar tools will be helpful in managing these initial stages.</w:t>
            </w:r>
          </w:p>
          <w:p w14:paraId="20566D7B" w14:textId="77777777" w:rsidR="00320823" w:rsidRPr="004F34BC" w:rsidRDefault="00320823" w:rsidP="00330C72">
            <w:pPr>
              <w:spacing w:after="0" w:line="240" w:lineRule="auto"/>
              <w:rPr>
                <w:b/>
                <w:bCs/>
                <w:szCs w:val="24"/>
              </w:rPr>
            </w:pPr>
          </w:p>
          <w:p w14:paraId="2EB2D47D" w14:textId="77777777" w:rsidR="00320823" w:rsidRPr="004F34BC" w:rsidRDefault="00320823" w:rsidP="00330C72">
            <w:pPr>
              <w:spacing w:after="0" w:line="240" w:lineRule="auto"/>
              <w:rPr>
                <w:b/>
                <w:bCs/>
                <w:szCs w:val="24"/>
              </w:rPr>
            </w:pPr>
          </w:p>
          <w:p w14:paraId="1D8E79DB" w14:textId="77777777" w:rsidR="00320823" w:rsidRPr="004F34BC" w:rsidRDefault="00320823" w:rsidP="00320823">
            <w:pPr>
              <w:pStyle w:val="ListParagraph"/>
              <w:numPr>
                <w:ilvl w:val="0"/>
                <w:numId w:val="30"/>
              </w:numPr>
              <w:spacing w:after="0" w:line="240" w:lineRule="auto"/>
              <w:rPr>
                <w:sz w:val="24"/>
                <w:szCs w:val="24"/>
              </w:rPr>
            </w:pPr>
            <w:r w:rsidRPr="3E1FA745">
              <w:rPr>
                <w:b/>
                <w:bCs/>
                <w:sz w:val="24"/>
                <w:szCs w:val="24"/>
              </w:rPr>
              <w:t xml:space="preserve">System Design: </w:t>
            </w:r>
            <w:r w:rsidRPr="3E1FA745">
              <w:rPr>
                <w:sz w:val="24"/>
                <w:szCs w:val="24"/>
              </w:rPr>
              <w:t>Prioritizing the requirements will let you start the design, develop, test, and deliver cycle with an incremental approach. The goal is to progressively construct a system that fulfills the needs of the development team and the end users. Creating effective algorithms that maximize performance, memory performance, memory utilization, and user-friendliness will be the main goal of the design phase. Software engineering tools like draw.io will be used to help develop the documentation, which will include use cases and ER diagrams. The method also encourages creative participation and feedback from consumers.</w:t>
            </w:r>
          </w:p>
          <w:p w14:paraId="7DE5941B" w14:textId="77777777" w:rsidR="00320823" w:rsidRPr="004F34BC" w:rsidRDefault="00320823" w:rsidP="00330C72">
            <w:pPr>
              <w:spacing w:after="0" w:line="240" w:lineRule="auto"/>
              <w:rPr>
                <w:b/>
                <w:bCs/>
                <w:szCs w:val="24"/>
              </w:rPr>
            </w:pPr>
          </w:p>
          <w:p w14:paraId="6B6FCFEF" w14:textId="77777777" w:rsidR="00320823" w:rsidRPr="004F34BC" w:rsidRDefault="00320823" w:rsidP="00330C72">
            <w:pPr>
              <w:spacing w:after="0" w:line="240" w:lineRule="auto"/>
              <w:rPr>
                <w:b/>
                <w:bCs/>
                <w:szCs w:val="24"/>
              </w:rPr>
            </w:pPr>
          </w:p>
          <w:p w14:paraId="3B88F50B" w14:textId="77777777" w:rsidR="00320823" w:rsidRPr="004F34BC" w:rsidRDefault="00320823" w:rsidP="00320823">
            <w:pPr>
              <w:pStyle w:val="ListParagraph"/>
              <w:numPr>
                <w:ilvl w:val="0"/>
                <w:numId w:val="30"/>
              </w:numPr>
              <w:spacing w:after="0" w:line="240" w:lineRule="auto"/>
              <w:rPr>
                <w:b/>
                <w:bCs/>
                <w:sz w:val="24"/>
                <w:szCs w:val="24"/>
              </w:rPr>
            </w:pPr>
            <w:r w:rsidRPr="3E1FA745">
              <w:rPr>
                <w:b/>
                <w:bCs/>
                <w:sz w:val="24"/>
                <w:szCs w:val="24"/>
              </w:rPr>
              <w:t xml:space="preserve">Software development: </w:t>
            </w:r>
            <w:r w:rsidRPr="3E1FA745">
              <w:rPr>
                <w:sz w:val="24"/>
                <w:szCs w:val="24"/>
              </w:rPr>
              <w:t>The real code for a mobile tracking app is done in this phase, which makes use of HTML, CSS, JavaScript, and database languages. The goal of the development process will be to provide an application that is both aesthetically pleasing and easy to use. Data management and storage will be made possible by the SQL database, allowing for statistical and storage activities that improve user experience.</w:t>
            </w:r>
          </w:p>
          <w:p w14:paraId="102D6C28" w14:textId="77777777" w:rsidR="00320823" w:rsidRPr="004F34BC" w:rsidRDefault="00320823" w:rsidP="00330C72">
            <w:pPr>
              <w:spacing w:after="0" w:line="240" w:lineRule="auto"/>
              <w:rPr>
                <w:b/>
                <w:bCs/>
                <w:szCs w:val="24"/>
              </w:rPr>
            </w:pPr>
          </w:p>
          <w:p w14:paraId="399B071C" w14:textId="77777777" w:rsidR="00320823" w:rsidRPr="004F34BC" w:rsidRDefault="00320823" w:rsidP="00330C72">
            <w:pPr>
              <w:spacing w:after="0" w:line="240" w:lineRule="auto"/>
              <w:rPr>
                <w:b/>
                <w:bCs/>
                <w:szCs w:val="24"/>
              </w:rPr>
            </w:pPr>
          </w:p>
          <w:p w14:paraId="0B6C8914" w14:textId="77777777" w:rsidR="00320823" w:rsidRPr="004F34BC" w:rsidRDefault="00320823" w:rsidP="00320823">
            <w:pPr>
              <w:pStyle w:val="ListParagraph"/>
              <w:numPr>
                <w:ilvl w:val="0"/>
                <w:numId w:val="30"/>
              </w:numPr>
              <w:spacing w:after="0" w:line="240" w:lineRule="auto"/>
              <w:rPr>
                <w:sz w:val="24"/>
                <w:szCs w:val="24"/>
              </w:rPr>
            </w:pPr>
            <w:r w:rsidRPr="3E1FA745">
              <w:rPr>
                <w:b/>
                <w:bCs/>
                <w:sz w:val="24"/>
                <w:szCs w:val="24"/>
              </w:rPr>
              <w:t xml:space="preserve">Prototype implementation and testing work: </w:t>
            </w:r>
            <w:r w:rsidRPr="3E1FA745">
              <w:rPr>
                <w:sz w:val="24"/>
                <w:szCs w:val="24"/>
              </w:rPr>
              <w:t>A system prototype that first implements a portion of the anticipated functionalities will be created at the end of each milestone. The preceding prototype will be improved upon in subsequent cycles until the ultimate product, which includes all the intended services, is achieved. To minimize errors, testing will take place concurrently with the coding step, eliminating the need for a separate testing phase. Several software engineering tools will be used in the testing process to guarantee a high-quality result.</w:t>
            </w:r>
          </w:p>
          <w:p w14:paraId="5DD377D1" w14:textId="77777777" w:rsidR="00320823" w:rsidRDefault="00320823" w:rsidP="00330C72">
            <w:pPr>
              <w:spacing w:after="0" w:line="240" w:lineRule="auto"/>
              <w:rPr>
                <w:b/>
                <w:bCs/>
                <w:szCs w:val="24"/>
              </w:rPr>
            </w:pPr>
          </w:p>
          <w:p w14:paraId="14A86592" w14:textId="77777777" w:rsidR="00320823" w:rsidRPr="004F34BC" w:rsidRDefault="00320823" w:rsidP="00330C72">
            <w:pPr>
              <w:spacing w:after="0" w:line="240" w:lineRule="auto"/>
              <w:rPr>
                <w:b/>
                <w:bCs/>
                <w:szCs w:val="24"/>
              </w:rPr>
            </w:pPr>
          </w:p>
          <w:p w14:paraId="1B4D40F2" w14:textId="77777777" w:rsidR="00320823" w:rsidRPr="004F34BC" w:rsidRDefault="00320823" w:rsidP="00320823">
            <w:pPr>
              <w:pStyle w:val="ListParagraph"/>
              <w:numPr>
                <w:ilvl w:val="0"/>
                <w:numId w:val="30"/>
              </w:numPr>
              <w:spacing w:after="0" w:line="240" w:lineRule="auto"/>
            </w:pPr>
            <w:r w:rsidRPr="3E1FA745">
              <w:rPr>
                <w:b/>
                <w:bCs/>
                <w:sz w:val="24"/>
                <w:szCs w:val="24"/>
              </w:rPr>
              <w:t xml:space="preserve">Maintenance: </w:t>
            </w:r>
            <w:r w:rsidRPr="3E1FA745">
              <w:rPr>
                <w:sz w:val="24"/>
                <w:szCs w:val="24"/>
              </w:rPr>
              <w:t>Regular performance analysis and user feedback gathering will be carried out in order to remain competitive and current with changing technologies and user expectations. This data will direct error rectification, older version updates, and continuous software product maintenance. Every modification will be recorded for future reference, guaranteeing the app's continued relevance and usefulness.</w:t>
            </w:r>
            <w:r w:rsidRPr="3E1FA745">
              <w:rPr>
                <w:b/>
                <w:bCs/>
                <w:sz w:val="24"/>
                <w:szCs w:val="24"/>
              </w:rPr>
              <w:t xml:space="preserve"> </w:t>
            </w:r>
            <w:r>
              <w:t>With the help of an incremental development model-based project workflow, you will be able to maintain a flexible and dynamic development process that guarantees correctness, responds to user feedback, and keeps your mobile app for tracking stray animals competitive in an industry that is always changing.</w:t>
            </w:r>
          </w:p>
          <w:p w14:paraId="7DC15283" w14:textId="77777777" w:rsidR="00320823" w:rsidRPr="004F34BC" w:rsidRDefault="00320823" w:rsidP="00330C72">
            <w:pPr>
              <w:spacing w:after="0" w:line="240" w:lineRule="auto"/>
              <w:rPr>
                <w:b/>
                <w:bCs/>
                <w:szCs w:val="24"/>
              </w:rPr>
            </w:pPr>
          </w:p>
          <w:p w14:paraId="7C875A2E" w14:textId="77777777" w:rsidR="00320823" w:rsidRPr="004F34BC" w:rsidRDefault="00320823" w:rsidP="00330C72">
            <w:pPr>
              <w:spacing w:after="0" w:line="240" w:lineRule="auto"/>
              <w:rPr>
                <w:b/>
                <w:bCs/>
                <w:szCs w:val="24"/>
              </w:rPr>
            </w:pPr>
          </w:p>
          <w:p w14:paraId="6F9B9ACF" w14:textId="77777777" w:rsidR="00320823" w:rsidRPr="004F34BC" w:rsidRDefault="00320823" w:rsidP="00330C72">
            <w:pPr>
              <w:spacing w:after="0" w:line="240" w:lineRule="auto"/>
              <w:rPr>
                <w:b/>
                <w:bCs/>
                <w:szCs w:val="24"/>
              </w:rPr>
            </w:pPr>
          </w:p>
        </w:tc>
      </w:tr>
      <w:tr w:rsidR="00320823" w:rsidRPr="004F34BC" w14:paraId="34CA54EA" w14:textId="77777777" w:rsidTr="00330C72">
        <w:trPr>
          <w:trHeight w:val="2540"/>
        </w:trPr>
        <w:tc>
          <w:tcPr>
            <w:tcW w:w="9322" w:type="dxa"/>
            <w:shd w:val="clear" w:color="auto" w:fill="BFBFBF" w:themeFill="background1" w:themeFillShade="BF"/>
          </w:tcPr>
          <w:p w14:paraId="664F2EDC" w14:textId="77777777" w:rsidR="00320823" w:rsidRPr="004F34BC" w:rsidRDefault="00320823" w:rsidP="00330C72">
            <w:pPr>
              <w:spacing w:after="0" w:line="240" w:lineRule="auto"/>
              <w:rPr>
                <w:b/>
                <w:bCs/>
              </w:rPr>
            </w:pPr>
            <w:r w:rsidRPr="3E1FA745">
              <w:rPr>
                <w:b/>
                <w:bCs/>
              </w:rPr>
              <w:lastRenderedPageBreak/>
              <w:t>5- Explain</w:t>
            </w:r>
          </w:p>
          <w:p w14:paraId="06C5927B" w14:textId="77777777" w:rsidR="00320823" w:rsidRPr="004F34BC" w:rsidRDefault="00320823" w:rsidP="00320823">
            <w:pPr>
              <w:pStyle w:val="ListParagraph"/>
              <w:numPr>
                <w:ilvl w:val="0"/>
                <w:numId w:val="25"/>
              </w:numPr>
              <w:spacing w:after="0" w:line="240" w:lineRule="auto"/>
              <w:rPr>
                <w:b/>
                <w:bCs/>
              </w:rPr>
            </w:pPr>
            <w:r w:rsidRPr="3E1FA745">
              <w:rPr>
                <w:b/>
                <w:bCs/>
              </w:rPr>
              <w:t>the contribution of national/international technological development if exist.</w:t>
            </w:r>
          </w:p>
          <w:p w14:paraId="64912304" w14:textId="77777777" w:rsidR="00320823" w:rsidRPr="004F34BC" w:rsidRDefault="00320823" w:rsidP="00320823">
            <w:pPr>
              <w:pStyle w:val="ListParagraph"/>
              <w:numPr>
                <w:ilvl w:val="0"/>
                <w:numId w:val="25"/>
              </w:numPr>
              <w:spacing w:after="0" w:line="240" w:lineRule="auto"/>
              <w:rPr>
                <w:b/>
                <w:bCs/>
              </w:rPr>
            </w:pPr>
            <w:r w:rsidRPr="3E1FA745">
              <w:rPr>
                <w:b/>
                <w:bCs/>
              </w:rPr>
              <w:t>starting a new research and development projects within or outside the team</w:t>
            </w:r>
          </w:p>
          <w:p w14:paraId="2EF94258" w14:textId="77777777" w:rsidR="00320823" w:rsidRPr="004F34BC" w:rsidRDefault="00320823" w:rsidP="00320823">
            <w:pPr>
              <w:pStyle w:val="ListParagraph"/>
              <w:numPr>
                <w:ilvl w:val="0"/>
                <w:numId w:val="25"/>
              </w:numPr>
              <w:spacing w:after="0" w:line="240" w:lineRule="auto"/>
              <w:rPr>
                <w:b/>
                <w:bCs/>
              </w:rPr>
            </w:pPr>
            <w:r w:rsidRPr="3E1FA745">
              <w:rPr>
                <w:b/>
                <w:bCs/>
              </w:rPr>
              <w:t>launch new applications or research studies in different technology areas.</w:t>
            </w:r>
          </w:p>
          <w:p w14:paraId="2B730768" w14:textId="77777777" w:rsidR="00320823" w:rsidRPr="004F34BC" w:rsidRDefault="00320823" w:rsidP="00330C72">
            <w:pPr>
              <w:spacing w:after="0" w:line="240" w:lineRule="auto"/>
              <w:rPr>
                <w:b/>
                <w:bCs/>
              </w:rPr>
            </w:pPr>
          </w:p>
          <w:p w14:paraId="76EFE7A9" w14:textId="77777777" w:rsidR="00320823" w:rsidRPr="004F34BC" w:rsidRDefault="00320823" w:rsidP="00330C72">
            <w:pPr>
              <w:spacing w:after="0" w:line="240" w:lineRule="auto"/>
              <w:rPr>
                <w:b/>
                <w:bCs/>
              </w:rPr>
            </w:pPr>
            <w:r w:rsidRPr="3E1FA745">
              <w:rPr>
                <w:b/>
                <w:bCs/>
              </w:rPr>
              <w:t>With whom can we cooperate?</w:t>
            </w:r>
          </w:p>
          <w:p w14:paraId="6C973827" w14:textId="77777777" w:rsidR="00320823" w:rsidRPr="004F34BC" w:rsidRDefault="00320823" w:rsidP="00330C72">
            <w:pPr>
              <w:spacing w:after="0" w:line="240" w:lineRule="auto"/>
            </w:pPr>
            <w:r w:rsidRPr="3E1FA745">
              <w:rPr>
                <w:b/>
                <w:bCs/>
              </w:rPr>
              <w:t>Expectations:</w:t>
            </w:r>
          </w:p>
          <w:p w14:paraId="00521074" w14:textId="77777777" w:rsidR="00320823" w:rsidRPr="004F34BC" w:rsidRDefault="00320823" w:rsidP="00330C72">
            <w:pPr>
              <w:spacing w:after="0" w:line="240" w:lineRule="auto"/>
              <w:rPr>
                <w:b/>
                <w:bCs/>
              </w:rPr>
            </w:pPr>
            <w:r w:rsidRPr="3E1FA745">
              <w:rPr>
                <w:b/>
                <w:bCs/>
              </w:rPr>
              <w:t>Published work:</w:t>
            </w:r>
          </w:p>
          <w:p w14:paraId="674DF559" w14:textId="77777777" w:rsidR="00320823" w:rsidRPr="004F34BC" w:rsidRDefault="00320823" w:rsidP="00330C72">
            <w:pPr>
              <w:spacing w:after="0" w:line="240" w:lineRule="auto"/>
              <w:rPr>
                <w:b/>
                <w:bCs/>
                <w:szCs w:val="24"/>
              </w:rPr>
            </w:pPr>
            <w:r w:rsidRPr="3E1FA745">
              <w:rPr>
                <w:b/>
                <w:bCs/>
              </w:rPr>
              <w:t>Can your output be an input for other similar national/international projects?</w:t>
            </w:r>
          </w:p>
        </w:tc>
      </w:tr>
      <w:tr w:rsidR="00320823" w:rsidRPr="004F34BC" w14:paraId="1611D970" w14:textId="77777777" w:rsidTr="00330C72">
        <w:trPr>
          <w:trHeight w:val="2112"/>
        </w:trPr>
        <w:tc>
          <w:tcPr>
            <w:tcW w:w="9322" w:type="dxa"/>
            <w:shd w:val="clear" w:color="auto" w:fill="auto"/>
          </w:tcPr>
          <w:p w14:paraId="5128675A" w14:textId="77777777" w:rsidR="00320823" w:rsidRPr="004F34BC" w:rsidRDefault="00320823" w:rsidP="00330C72">
            <w:pPr>
              <w:spacing w:after="0" w:line="240" w:lineRule="auto"/>
              <w:rPr>
                <w:szCs w:val="24"/>
              </w:rPr>
            </w:pPr>
            <w:r w:rsidRPr="3E1FA745">
              <w:rPr>
                <w:szCs w:val="24"/>
              </w:rPr>
              <w:t>Regarding the welfare of stray animals, this mobile tracking app meets a variety of purposes. It serves individuals, small businesses, and local government agencies looking for efficient ways to locate and assist stray animals. The app provides a comprehensive platform for in-the-moment animal help and recovery, fostering coordination among authorities, volunteers, and shelters. Communities and animal activists find it to be a useful tool because of its capacity to enhance animal welfare, link stakeholders, and expedite rescue operations.</w:t>
            </w:r>
          </w:p>
        </w:tc>
      </w:tr>
    </w:tbl>
    <w:p w14:paraId="45CF6D30" w14:textId="77777777" w:rsidR="00320823" w:rsidRDefault="00320823" w:rsidP="00320823">
      <w:pPr>
        <w:rPr>
          <w:rFonts w:asciiTheme="majorHAnsi" w:eastAsiaTheme="majorEastAsia" w:hAnsiTheme="majorHAnsi" w:cstheme="majorBidi"/>
          <w:color w:val="323E4F" w:themeColor="text2" w:themeShade="BF"/>
          <w:spacing w:val="5"/>
          <w:kern w:val="28"/>
          <w:sz w:val="40"/>
          <w:szCs w:val="40"/>
        </w:rPr>
      </w:pPr>
      <w:r w:rsidRPr="3E1FA745">
        <w:rPr>
          <w:sz w:val="40"/>
          <w:szCs w:val="40"/>
        </w:rPr>
        <w:br w:type="page"/>
      </w:r>
    </w:p>
    <w:p w14:paraId="419C9990" w14:textId="77777777" w:rsidR="00320823" w:rsidRPr="004F34BC" w:rsidRDefault="00320823" w:rsidP="00320823">
      <w:pPr>
        <w:pStyle w:val="Title"/>
        <w:rPr>
          <w:sz w:val="40"/>
          <w:szCs w:val="40"/>
        </w:rPr>
      </w:pPr>
      <w:r w:rsidRPr="3E1FA745">
        <w:rPr>
          <w:sz w:val="40"/>
          <w:szCs w:val="40"/>
        </w:rPr>
        <w:lastRenderedPageBreak/>
        <w:t>B.3 Innovative and Unique Aspects</w:t>
      </w:r>
    </w:p>
    <w:p w14:paraId="2FBBFBF6" w14:textId="77777777" w:rsidR="00320823" w:rsidRPr="004F34BC" w:rsidRDefault="00320823" w:rsidP="00320823">
      <w:pPr>
        <w:pStyle w:val="Heading1"/>
      </w:pPr>
      <w:r>
        <w:t>B.3.1</w:t>
      </w:r>
    </w:p>
    <w:tbl>
      <w:tblPr>
        <w:tblStyle w:val="TableGrid"/>
        <w:tblW w:w="0" w:type="auto"/>
        <w:tblLook w:val="04A0" w:firstRow="1" w:lastRow="0" w:firstColumn="1" w:lastColumn="0" w:noHBand="0" w:noVBand="1"/>
      </w:tblPr>
      <w:tblGrid>
        <w:gridCol w:w="9062"/>
      </w:tblGrid>
      <w:tr w:rsidR="00320823" w:rsidRPr="004F34BC" w14:paraId="2739F83A" w14:textId="77777777" w:rsidTr="00330C72">
        <w:tc>
          <w:tcPr>
            <w:tcW w:w="9212" w:type="dxa"/>
            <w:shd w:val="clear" w:color="auto" w:fill="BFBFBF" w:themeFill="background1" w:themeFillShade="BF"/>
          </w:tcPr>
          <w:p w14:paraId="59BDCD41" w14:textId="77777777" w:rsidR="00320823" w:rsidRPr="004F34BC" w:rsidRDefault="00320823" w:rsidP="00330C72">
            <w:pPr>
              <w:rPr>
                <w:b/>
                <w:bCs/>
              </w:rPr>
            </w:pPr>
            <w:r w:rsidRPr="3E1FA745">
              <w:rPr>
                <w:b/>
                <w:bCs/>
                <w:szCs w:val="24"/>
              </w:rPr>
              <w:t xml:space="preserve">1- </w:t>
            </w:r>
            <w:r w:rsidRPr="3E1FA745">
              <w:rPr>
                <w:b/>
                <w:bCs/>
              </w:rPr>
              <w:t>Describe</w:t>
            </w:r>
          </w:p>
          <w:p w14:paraId="61781BFD" w14:textId="77777777" w:rsidR="00320823" w:rsidRPr="004F34BC" w:rsidRDefault="00320823" w:rsidP="00320823">
            <w:pPr>
              <w:pStyle w:val="ListParagraph"/>
              <w:numPr>
                <w:ilvl w:val="0"/>
                <w:numId w:val="25"/>
              </w:numPr>
              <w:spacing w:after="0" w:line="240" w:lineRule="auto"/>
              <w:rPr>
                <w:b/>
                <w:bCs/>
              </w:rPr>
            </w:pPr>
            <w:r w:rsidRPr="3E1FA745">
              <w:rPr>
                <w:b/>
                <w:bCs/>
              </w:rPr>
              <w:t>differences</w:t>
            </w:r>
          </w:p>
          <w:p w14:paraId="57D6AFE5" w14:textId="77777777" w:rsidR="00320823" w:rsidRPr="004F34BC" w:rsidRDefault="00320823" w:rsidP="00320823">
            <w:pPr>
              <w:pStyle w:val="ListParagraph"/>
              <w:numPr>
                <w:ilvl w:val="0"/>
                <w:numId w:val="25"/>
              </w:numPr>
              <w:spacing w:after="0" w:line="240" w:lineRule="auto"/>
              <w:rPr>
                <w:b/>
                <w:bCs/>
              </w:rPr>
            </w:pPr>
            <w:r w:rsidRPr="3E1FA745">
              <w:rPr>
                <w:b/>
                <w:bCs/>
              </w:rPr>
              <w:t>advantages</w:t>
            </w:r>
          </w:p>
          <w:p w14:paraId="6226CF1D" w14:textId="77777777" w:rsidR="00320823" w:rsidRPr="004F34BC" w:rsidRDefault="00320823" w:rsidP="00320823">
            <w:pPr>
              <w:pStyle w:val="ListParagraph"/>
              <w:numPr>
                <w:ilvl w:val="0"/>
                <w:numId w:val="25"/>
              </w:numPr>
              <w:spacing w:after="0" w:line="240" w:lineRule="auto"/>
              <w:rPr>
                <w:b/>
                <w:bCs/>
              </w:rPr>
            </w:pPr>
            <w:r w:rsidRPr="3E1FA745">
              <w:rPr>
                <w:b/>
                <w:bCs/>
              </w:rPr>
              <w:t>superiority</w:t>
            </w:r>
          </w:p>
          <w:p w14:paraId="05E46D18" w14:textId="77777777" w:rsidR="00320823" w:rsidRPr="004F34BC" w:rsidRDefault="00320823" w:rsidP="00330C72">
            <w:r w:rsidRPr="3E1FA745">
              <w:rPr>
                <w:b/>
                <w:bCs/>
              </w:rPr>
              <w:t>compared to other similar projects.</w:t>
            </w:r>
          </w:p>
        </w:tc>
      </w:tr>
      <w:tr w:rsidR="00320823" w:rsidRPr="004F34BC" w14:paraId="74A81A1C" w14:textId="77777777" w:rsidTr="00330C72">
        <w:trPr>
          <w:trHeight w:val="1873"/>
        </w:trPr>
        <w:tc>
          <w:tcPr>
            <w:tcW w:w="9212" w:type="dxa"/>
          </w:tcPr>
          <w:p w14:paraId="75F49FFC" w14:textId="77777777" w:rsidR="00320823" w:rsidRPr="004F34BC" w:rsidRDefault="00320823" w:rsidP="00320823">
            <w:pPr>
              <w:pStyle w:val="ListParagraph"/>
              <w:numPr>
                <w:ilvl w:val="0"/>
                <w:numId w:val="16"/>
              </w:numPr>
              <w:spacing w:after="0" w:line="240" w:lineRule="auto"/>
            </w:pPr>
            <w:r>
              <w:t>This app is made to help with problems pertaining to stray animals, but the other project is made expressly with healthcare purposes and saving people’s lives.</w:t>
            </w:r>
          </w:p>
          <w:p w14:paraId="44AA7B5C" w14:textId="77777777" w:rsidR="00320823" w:rsidRPr="004F34BC" w:rsidRDefault="00320823" w:rsidP="00320823">
            <w:pPr>
              <w:pStyle w:val="ListParagraph"/>
              <w:numPr>
                <w:ilvl w:val="0"/>
                <w:numId w:val="16"/>
              </w:numPr>
              <w:spacing w:after="0" w:line="240" w:lineRule="auto"/>
            </w:pPr>
            <w:r>
              <w:t>Animal-related projects frequently receive greater support and involvement from the community.</w:t>
            </w:r>
          </w:p>
          <w:p w14:paraId="5B4B5927" w14:textId="77777777" w:rsidR="00320823" w:rsidRPr="004F34BC" w:rsidRDefault="00320823" w:rsidP="00320823">
            <w:pPr>
              <w:pStyle w:val="ListParagraph"/>
              <w:numPr>
                <w:ilvl w:val="0"/>
                <w:numId w:val="16"/>
              </w:numPr>
              <w:spacing w:after="0" w:line="240" w:lineRule="auto"/>
            </w:pPr>
            <w:r>
              <w:t xml:space="preserve">Working on a stray animal’s project can be a better fit for you to have a strong emotional connection to the topic and for the other project its strict regulatory regulations may help healthcare apps by giving users a sense of security and trust. </w:t>
            </w:r>
          </w:p>
        </w:tc>
      </w:tr>
    </w:tbl>
    <w:p w14:paraId="6FFEA86B" w14:textId="77777777" w:rsidR="00320823" w:rsidRPr="004F34BC" w:rsidRDefault="00320823" w:rsidP="00320823">
      <w:pPr>
        <w:pStyle w:val="Heading1"/>
      </w:pPr>
      <w:r>
        <w:t>B.4.1</w:t>
      </w:r>
    </w:p>
    <w:tbl>
      <w:tblPr>
        <w:tblStyle w:val="TableGrid"/>
        <w:tblW w:w="0" w:type="auto"/>
        <w:tblLook w:val="04A0" w:firstRow="1" w:lastRow="0" w:firstColumn="1" w:lastColumn="0" w:noHBand="0" w:noVBand="1"/>
      </w:tblPr>
      <w:tblGrid>
        <w:gridCol w:w="9062"/>
      </w:tblGrid>
      <w:tr w:rsidR="00320823" w:rsidRPr="004F34BC" w14:paraId="0A9BB24B" w14:textId="77777777" w:rsidTr="00330C72">
        <w:trPr>
          <w:trHeight w:val="324"/>
        </w:trPr>
        <w:tc>
          <w:tcPr>
            <w:tcW w:w="9212" w:type="dxa"/>
            <w:shd w:val="clear" w:color="auto" w:fill="BFBFBF" w:themeFill="background1" w:themeFillShade="BF"/>
          </w:tcPr>
          <w:p w14:paraId="179001A4" w14:textId="77777777" w:rsidR="00320823" w:rsidRPr="004F34BC" w:rsidRDefault="00320823" w:rsidP="00330C72">
            <w:r w:rsidRPr="3E1FA745">
              <w:rPr>
                <w:b/>
                <w:bCs/>
              </w:rPr>
              <w:t>2- Who can contribute to this project in your team?</w:t>
            </w:r>
          </w:p>
        </w:tc>
      </w:tr>
      <w:tr w:rsidR="00320823" w:rsidRPr="004F34BC" w14:paraId="68284DCF" w14:textId="77777777" w:rsidTr="00330C72">
        <w:trPr>
          <w:trHeight w:val="1842"/>
        </w:trPr>
        <w:tc>
          <w:tcPr>
            <w:tcW w:w="9212" w:type="dxa"/>
          </w:tcPr>
          <w:p w14:paraId="1213A630" w14:textId="77777777" w:rsidR="00320823" w:rsidRDefault="00320823" w:rsidP="00330C72">
            <w:r>
              <w:t xml:space="preserve"> </w:t>
            </w:r>
          </w:p>
          <w:p w14:paraId="16DB4918" w14:textId="77777777" w:rsidR="00320823" w:rsidRDefault="00320823" w:rsidP="00320823">
            <w:pPr>
              <w:pStyle w:val="ListParagraph"/>
              <w:numPr>
                <w:ilvl w:val="0"/>
                <w:numId w:val="17"/>
              </w:numPr>
              <w:spacing w:after="0" w:line="240" w:lineRule="auto"/>
            </w:pPr>
            <w:r>
              <w:t>Project Manager</w:t>
            </w:r>
          </w:p>
          <w:p w14:paraId="758FE665" w14:textId="77777777" w:rsidR="00320823" w:rsidRDefault="00320823" w:rsidP="00320823">
            <w:pPr>
              <w:pStyle w:val="ListParagraph"/>
              <w:numPr>
                <w:ilvl w:val="0"/>
                <w:numId w:val="17"/>
              </w:numPr>
              <w:spacing w:after="0" w:line="240" w:lineRule="auto"/>
            </w:pPr>
            <w:r w:rsidRPr="3E1FA745">
              <w:t>Lead programmer</w:t>
            </w:r>
          </w:p>
          <w:p w14:paraId="2C86B83D" w14:textId="77777777" w:rsidR="00320823" w:rsidRDefault="00320823" w:rsidP="00320823">
            <w:pPr>
              <w:pStyle w:val="ListParagraph"/>
              <w:numPr>
                <w:ilvl w:val="0"/>
                <w:numId w:val="17"/>
              </w:numPr>
              <w:spacing w:after="0" w:line="240" w:lineRule="auto"/>
            </w:pPr>
            <w:r>
              <w:t xml:space="preserve">System Designer </w:t>
            </w:r>
          </w:p>
          <w:p w14:paraId="4756C644" w14:textId="77777777" w:rsidR="00320823" w:rsidRDefault="00320823" w:rsidP="00320823">
            <w:pPr>
              <w:pStyle w:val="ListParagraph"/>
              <w:numPr>
                <w:ilvl w:val="0"/>
                <w:numId w:val="17"/>
              </w:numPr>
              <w:spacing w:after="0" w:line="240" w:lineRule="auto"/>
            </w:pPr>
            <w:r>
              <w:t xml:space="preserve">Database Developer </w:t>
            </w:r>
          </w:p>
          <w:p w14:paraId="6700EAD4" w14:textId="77777777" w:rsidR="00320823" w:rsidRDefault="00320823" w:rsidP="00320823">
            <w:pPr>
              <w:pStyle w:val="ListParagraph"/>
              <w:numPr>
                <w:ilvl w:val="0"/>
                <w:numId w:val="17"/>
              </w:numPr>
              <w:spacing w:after="0" w:line="240" w:lineRule="auto"/>
            </w:pPr>
            <w:r>
              <w:t>Interface Developer</w:t>
            </w:r>
          </w:p>
          <w:p w14:paraId="293DB5D6" w14:textId="77777777" w:rsidR="00320823" w:rsidRDefault="00320823" w:rsidP="00320823">
            <w:pPr>
              <w:pStyle w:val="ListParagraph"/>
              <w:numPr>
                <w:ilvl w:val="0"/>
                <w:numId w:val="17"/>
              </w:numPr>
              <w:spacing w:after="0" w:line="240" w:lineRule="auto"/>
            </w:pPr>
            <w:r>
              <w:t xml:space="preserve">Tester </w:t>
            </w:r>
          </w:p>
          <w:p w14:paraId="3F759F05" w14:textId="77777777" w:rsidR="00320823" w:rsidRDefault="00320823" w:rsidP="00330C72"/>
          <w:p w14:paraId="1E625936" w14:textId="77777777" w:rsidR="00320823" w:rsidRDefault="00320823" w:rsidP="00330C72"/>
          <w:p w14:paraId="3E0530A7" w14:textId="77777777" w:rsidR="00320823" w:rsidRPr="004F34BC" w:rsidRDefault="00320823" w:rsidP="00330C72">
            <w:pPr>
              <w:pStyle w:val="ListParagraph"/>
              <w:ind w:left="708"/>
            </w:pPr>
          </w:p>
        </w:tc>
      </w:tr>
    </w:tbl>
    <w:p w14:paraId="6D3DE18D" w14:textId="77777777" w:rsidR="00320823" w:rsidRPr="004F34BC" w:rsidRDefault="00320823" w:rsidP="00320823">
      <w:pPr>
        <w:sectPr w:rsidR="00320823" w:rsidRPr="004F34BC" w:rsidSect="005C373B">
          <w:footerReference w:type="default" r:id="rId8"/>
          <w:headerReference w:type="first" r:id="rId9"/>
          <w:footerReference w:type="first" r:id="rId10"/>
          <w:pgSz w:w="11906" w:h="16838"/>
          <w:pgMar w:top="1417" w:right="1417" w:bottom="1417" w:left="1417" w:header="708" w:footer="708" w:gutter="0"/>
          <w:cols w:space="708"/>
          <w:titlePg/>
          <w:docGrid w:linePitch="360"/>
        </w:sectPr>
      </w:pPr>
    </w:p>
    <w:p w14:paraId="7A02D8E1" w14:textId="77777777" w:rsidR="00320823" w:rsidRDefault="00320823" w:rsidP="00320823">
      <w:pPr>
        <w:pStyle w:val="Title"/>
        <w:rPr>
          <w:sz w:val="40"/>
          <w:szCs w:val="40"/>
        </w:rPr>
      </w:pPr>
      <w:r w:rsidRPr="3E1FA745">
        <w:rPr>
          <w:sz w:val="40"/>
          <w:szCs w:val="40"/>
        </w:rPr>
        <w:lastRenderedPageBreak/>
        <w:t>C.1 Gantt Chart and Work Packages</w:t>
      </w:r>
    </w:p>
    <w:p w14:paraId="5A4716EA" w14:textId="77777777" w:rsidR="00320823" w:rsidRPr="00F1631E" w:rsidRDefault="00320823" w:rsidP="00320823">
      <w:pPr>
        <w:pStyle w:val="Title"/>
        <w:rPr>
          <w:sz w:val="24"/>
          <w:szCs w:val="24"/>
        </w:rPr>
      </w:pPr>
      <w:r w:rsidRPr="00F1631E">
        <w:rPr>
          <w:sz w:val="24"/>
          <w:szCs w:val="24"/>
        </w:rPr>
        <w:t>C.1.1 Gantt Chart</w:t>
      </w:r>
    </w:p>
    <w:p w14:paraId="7446ED7D" w14:textId="77777777" w:rsidR="00320823" w:rsidRPr="004F34BC" w:rsidRDefault="00320823" w:rsidP="00320823">
      <w:pPr>
        <w:sectPr w:rsidR="00320823" w:rsidRPr="004F34BC" w:rsidSect="00AB4664">
          <w:pgSz w:w="16838" w:h="11906" w:orient="landscape"/>
          <w:pgMar w:top="1417" w:right="1417" w:bottom="1417" w:left="1417" w:header="708" w:footer="708" w:gutter="0"/>
          <w:cols w:space="708"/>
          <w:docGrid w:linePitch="360"/>
        </w:sectPr>
      </w:pPr>
      <w:r>
        <w:rPr>
          <w:noProof/>
        </w:rPr>
        <w:lastRenderedPageBreak/>
        <w:t xml:space="preserve"> </w:t>
      </w:r>
      <w:r>
        <w:rPr>
          <w:noProof/>
        </w:rPr>
        <w:drawing>
          <wp:inline distT="0" distB="0" distL="0" distR="0" wp14:anchorId="4052D738" wp14:editId="45175B95">
            <wp:extent cx="9163050" cy="4810125"/>
            <wp:effectExtent l="0" t="0" r="0" b="9525"/>
            <wp:docPr id="2083457990" name="Picture 2"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57990" name="Picture 2" descr="A close-up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9166184" cy="4811770"/>
                    </a:xfrm>
                    <a:prstGeom prst="rect">
                      <a:avLst/>
                    </a:prstGeom>
                  </pic:spPr>
                </pic:pic>
              </a:graphicData>
            </a:graphic>
          </wp:inline>
        </w:drawing>
      </w:r>
    </w:p>
    <w:p w14:paraId="6011D67C" w14:textId="77777777" w:rsidR="00320823" w:rsidRPr="004F34BC" w:rsidRDefault="00320823" w:rsidP="00320823">
      <w:pPr>
        <w:pStyle w:val="Heading1"/>
        <w:spacing w:before="0"/>
      </w:pPr>
      <w:r>
        <w:lastRenderedPageBreak/>
        <w:t>C.1.2 List of Work Packages</w:t>
      </w:r>
    </w:p>
    <w:tbl>
      <w:tblPr>
        <w:tblStyle w:val="TableGrid"/>
        <w:tblW w:w="0" w:type="auto"/>
        <w:tblLook w:val="04A0" w:firstRow="1" w:lastRow="0" w:firstColumn="1" w:lastColumn="0" w:noHBand="0" w:noVBand="1"/>
      </w:tblPr>
      <w:tblGrid>
        <w:gridCol w:w="2912"/>
        <w:gridCol w:w="6150"/>
      </w:tblGrid>
      <w:tr w:rsidR="00320823" w:rsidRPr="004F34BC" w14:paraId="107BDFBD" w14:textId="77777777" w:rsidTr="00330C72">
        <w:tc>
          <w:tcPr>
            <w:tcW w:w="2943" w:type="dxa"/>
            <w:shd w:val="clear" w:color="auto" w:fill="BFBFBF" w:themeFill="background1" w:themeFillShade="BF"/>
          </w:tcPr>
          <w:p w14:paraId="275E397A" w14:textId="77777777" w:rsidR="00320823" w:rsidRPr="004F34BC" w:rsidRDefault="00320823" w:rsidP="00330C72">
            <w:pPr>
              <w:rPr>
                <w:b/>
                <w:bCs/>
              </w:rPr>
            </w:pPr>
            <w:r w:rsidRPr="3E1FA745">
              <w:rPr>
                <w:b/>
                <w:bCs/>
              </w:rPr>
              <w:t>Work Package No</w:t>
            </w:r>
          </w:p>
        </w:tc>
        <w:tc>
          <w:tcPr>
            <w:tcW w:w="6269" w:type="dxa"/>
          </w:tcPr>
          <w:p w14:paraId="64CFBC68" w14:textId="77777777" w:rsidR="00320823" w:rsidRPr="004F34BC" w:rsidRDefault="00320823" w:rsidP="00330C72">
            <w:r>
              <w:t>1</w:t>
            </w:r>
          </w:p>
        </w:tc>
      </w:tr>
      <w:tr w:rsidR="00320823" w:rsidRPr="004F34BC" w14:paraId="20E81F84" w14:textId="77777777" w:rsidTr="00330C72">
        <w:tc>
          <w:tcPr>
            <w:tcW w:w="2943" w:type="dxa"/>
            <w:shd w:val="clear" w:color="auto" w:fill="BFBFBF" w:themeFill="background1" w:themeFillShade="BF"/>
          </w:tcPr>
          <w:p w14:paraId="7B431618" w14:textId="77777777" w:rsidR="00320823" w:rsidRPr="004F34BC" w:rsidRDefault="00320823" w:rsidP="00330C72">
            <w:pPr>
              <w:rPr>
                <w:b/>
                <w:bCs/>
              </w:rPr>
            </w:pPr>
            <w:r w:rsidRPr="3E1FA745">
              <w:rPr>
                <w:b/>
                <w:bCs/>
              </w:rPr>
              <w:t>Work Package Name</w:t>
            </w:r>
          </w:p>
        </w:tc>
        <w:tc>
          <w:tcPr>
            <w:tcW w:w="6269" w:type="dxa"/>
          </w:tcPr>
          <w:p w14:paraId="57B39F03" w14:textId="77777777" w:rsidR="00320823" w:rsidRPr="004F34BC" w:rsidRDefault="00320823" w:rsidP="00330C72">
            <w:pPr>
              <w:rPr>
                <w:rFonts w:cs="Calibri"/>
                <w:b/>
                <w:bCs/>
                <w:szCs w:val="24"/>
              </w:rPr>
            </w:pPr>
            <w:r w:rsidRPr="3E1FA745">
              <w:rPr>
                <w:rFonts w:cs="Calibri"/>
                <w:b/>
                <w:bCs/>
              </w:rPr>
              <w:t>Project Feasibility and Pre-Research (Feasibility Analysis)</w:t>
            </w:r>
          </w:p>
        </w:tc>
      </w:tr>
      <w:tr w:rsidR="00320823" w:rsidRPr="004F34BC" w14:paraId="3E52A56D" w14:textId="77777777" w:rsidTr="00330C72">
        <w:trPr>
          <w:trHeight w:val="105"/>
        </w:trPr>
        <w:tc>
          <w:tcPr>
            <w:tcW w:w="2943" w:type="dxa"/>
            <w:shd w:val="clear" w:color="auto" w:fill="BFBFBF" w:themeFill="background1" w:themeFillShade="BF"/>
          </w:tcPr>
          <w:p w14:paraId="040DD43D" w14:textId="77777777" w:rsidR="00320823" w:rsidRPr="004F34BC" w:rsidRDefault="00320823" w:rsidP="00330C72">
            <w:pPr>
              <w:rPr>
                <w:b/>
                <w:bCs/>
              </w:rPr>
            </w:pPr>
            <w:r w:rsidRPr="3E1FA745">
              <w:rPr>
                <w:b/>
                <w:bCs/>
              </w:rPr>
              <w:t>Start-End Date and Time</w:t>
            </w:r>
          </w:p>
        </w:tc>
        <w:tc>
          <w:tcPr>
            <w:tcW w:w="6269" w:type="dxa"/>
          </w:tcPr>
          <w:p w14:paraId="2193CE00" w14:textId="77777777" w:rsidR="00320823" w:rsidRPr="00222BCF" w:rsidRDefault="00320823" w:rsidP="00330C72">
            <w:pPr>
              <w:rPr>
                <w:b/>
                <w:bCs/>
              </w:rPr>
            </w:pPr>
            <w:r w:rsidRPr="3E1FA745">
              <w:rPr>
                <w:b/>
                <w:bCs/>
              </w:rPr>
              <w:t>11.10.2023-20.11.2023</w:t>
            </w:r>
          </w:p>
        </w:tc>
      </w:tr>
      <w:tr w:rsidR="00320823" w:rsidRPr="004F34BC" w14:paraId="5EF0169D" w14:textId="77777777" w:rsidTr="00330C72">
        <w:tc>
          <w:tcPr>
            <w:tcW w:w="2943" w:type="dxa"/>
            <w:shd w:val="clear" w:color="auto" w:fill="BFBFBF" w:themeFill="background1" w:themeFillShade="BF"/>
          </w:tcPr>
          <w:p w14:paraId="03A10EC2" w14:textId="77777777" w:rsidR="00320823" w:rsidRPr="004F34BC" w:rsidRDefault="00320823" w:rsidP="00330C72">
            <w:pPr>
              <w:rPr>
                <w:b/>
                <w:bCs/>
              </w:rPr>
            </w:pPr>
            <w:r w:rsidRPr="3E1FA745">
              <w:rPr>
                <w:b/>
                <w:bCs/>
              </w:rPr>
              <w:t>Related Organizations</w:t>
            </w:r>
          </w:p>
        </w:tc>
        <w:tc>
          <w:tcPr>
            <w:tcW w:w="6269" w:type="dxa"/>
          </w:tcPr>
          <w:p w14:paraId="54BFD8E1" w14:textId="77777777" w:rsidR="00320823" w:rsidRPr="004F34BC" w:rsidRDefault="00320823" w:rsidP="00330C72"/>
        </w:tc>
      </w:tr>
    </w:tbl>
    <w:tbl>
      <w:tblPr>
        <w:tblStyle w:val="TableGrid"/>
        <w:tblpPr w:leftFromText="141" w:rightFromText="141" w:vertAnchor="text" w:horzAnchor="margin" w:tblpY="162"/>
        <w:tblW w:w="0" w:type="auto"/>
        <w:tblLook w:val="04A0" w:firstRow="1" w:lastRow="0" w:firstColumn="1" w:lastColumn="0" w:noHBand="0" w:noVBand="1"/>
      </w:tblPr>
      <w:tblGrid>
        <w:gridCol w:w="9062"/>
      </w:tblGrid>
      <w:tr w:rsidR="00320823" w:rsidRPr="004F34BC" w14:paraId="14A64F0E" w14:textId="77777777" w:rsidTr="00330C72">
        <w:trPr>
          <w:trHeight w:val="303"/>
        </w:trPr>
        <w:tc>
          <w:tcPr>
            <w:tcW w:w="9062" w:type="dxa"/>
            <w:shd w:val="clear" w:color="auto" w:fill="BFBFBF" w:themeFill="background1" w:themeFillShade="BF"/>
          </w:tcPr>
          <w:p w14:paraId="3BA06DEF" w14:textId="77777777" w:rsidR="00320823" w:rsidRPr="004F34BC" w:rsidRDefault="00320823" w:rsidP="00330C72">
            <w:pPr>
              <w:rPr>
                <w:b/>
                <w:bCs/>
              </w:rPr>
            </w:pPr>
            <w:r w:rsidRPr="3E1FA745">
              <w:rPr>
                <w:b/>
                <w:bCs/>
              </w:rPr>
              <w:t>1- List the activities of work packages.</w:t>
            </w:r>
          </w:p>
        </w:tc>
      </w:tr>
      <w:tr w:rsidR="00320823" w:rsidRPr="004F34BC" w14:paraId="13F90EBC" w14:textId="77777777" w:rsidTr="00330C72">
        <w:trPr>
          <w:trHeight w:val="1087"/>
        </w:trPr>
        <w:tc>
          <w:tcPr>
            <w:tcW w:w="9062" w:type="dxa"/>
          </w:tcPr>
          <w:p w14:paraId="4B338EC6" w14:textId="50A044F6" w:rsidR="00320823" w:rsidRDefault="00320823" w:rsidP="00330C72">
            <w:pPr>
              <w:spacing w:line="276" w:lineRule="auto"/>
              <w:rPr>
                <w:rFonts w:cs="Calibri"/>
                <w:b/>
                <w:bCs/>
              </w:rPr>
            </w:pPr>
            <w:r w:rsidRPr="3E1FA745">
              <w:rPr>
                <w:rFonts w:cs="Calibri"/>
                <w:b/>
                <w:bCs/>
              </w:rPr>
              <w:t>1.1 Project Process and Economic Feasibility:</w:t>
            </w:r>
            <w:r w:rsidRPr="3E1FA745">
              <w:rPr>
                <w:rFonts w:cs="Calibri"/>
              </w:rPr>
              <w:t xml:space="preserve"> Project initiation: </w:t>
            </w:r>
            <w:r w:rsidR="00667028">
              <w:t xml:space="preserve"> </w:t>
            </w:r>
            <w:r w:rsidR="00667028" w:rsidRPr="00667028">
              <w:rPr>
                <w:rFonts w:cs="Calibri"/>
              </w:rPr>
              <w:t>Project initiation: This stage entails determining the goals of the endeavor, the interested parties, and its general parameters. Planning: This stage entails drafting a thorough project plan that addresses scheduling, budgeting, resource allocation, and the creation of a work breakdown structure (WBS). Execution: This stage entails carrying out the project plan, keeping an eye on developments, and adjusting as needed to stay on course. Monitoring and control: During this stage, the project's progress is compared to the plan, and any necessary adjustments are made to maintain the project's course. Closure: This stage entails completing the project and making sure that all goals have been achieved.</w:t>
            </w:r>
            <w:r w:rsidR="00667028">
              <w:rPr>
                <w:rFonts w:cs="Calibri"/>
              </w:rPr>
              <w:t xml:space="preserve"> </w:t>
            </w:r>
            <w:r w:rsidR="00667028">
              <w:t xml:space="preserve"> </w:t>
            </w:r>
            <w:r w:rsidR="00667028" w:rsidRPr="00667028">
              <w:rPr>
                <w:rFonts w:cs="Calibri"/>
              </w:rPr>
              <w:t>Cost-benefit analysis: This method establishes if a project is economically feasible by calculating the project's expenses and weighing them against any potential gains. Return on investment (ROI): against ascertain whether a project is financially feasible, the predicted return on investment must be computed and compared against the cost of capital.Net present value (NPV): To ascertain whether a project is economically feasible, the present value of the project's future cash flows is computed and compared to the initial investment. Payback period: This is figuring out how long it will take the project to start making enough money to pay for the original expenditure.</w:t>
            </w:r>
          </w:p>
        </w:tc>
      </w:tr>
      <w:tr w:rsidR="00320823" w:rsidRPr="004F34BC" w14:paraId="0B0AD294" w14:textId="77777777" w:rsidTr="00330C72">
        <w:trPr>
          <w:trHeight w:val="370"/>
        </w:trPr>
        <w:tc>
          <w:tcPr>
            <w:tcW w:w="9062" w:type="dxa"/>
            <w:shd w:val="clear" w:color="auto" w:fill="BFBFBF" w:themeFill="background1" w:themeFillShade="BF"/>
          </w:tcPr>
          <w:p w14:paraId="54B6FCBD" w14:textId="77777777" w:rsidR="00320823" w:rsidRPr="004F34BC" w:rsidRDefault="00320823" w:rsidP="00330C72">
            <w:pPr>
              <w:rPr>
                <w:b/>
                <w:bCs/>
              </w:rPr>
            </w:pPr>
            <w:r w:rsidRPr="3E1FA745">
              <w:rPr>
                <w:b/>
                <w:bCs/>
              </w:rPr>
              <w:t>2- Describe the methods and parameters that will be used for work package.</w:t>
            </w:r>
          </w:p>
        </w:tc>
      </w:tr>
      <w:tr w:rsidR="00320823" w:rsidRPr="004F34BC" w14:paraId="31897EC6" w14:textId="77777777" w:rsidTr="00330C72">
        <w:trPr>
          <w:trHeight w:val="1635"/>
        </w:trPr>
        <w:tc>
          <w:tcPr>
            <w:tcW w:w="9062" w:type="dxa"/>
          </w:tcPr>
          <w:p w14:paraId="721AA890" w14:textId="77777777" w:rsidR="006E7AC7" w:rsidRDefault="006E7AC7" w:rsidP="006E7AC7">
            <w:pPr>
              <w:pStyle w:val="ListParagraph"/>
              <w:numPr>
                <w:ilvl w:val="0"/>
                <w:numId w:val="37"/>
              </w:numPr>
              <w:spacing w:after="0" w:line="240" w:lineRule="auto"/>
            </w:pPr>
            <w:r>
              <w:t>- Work breakdown structure (WBS): A WBS is a hierarchical project breakdown that divides the project into more manageable, smaller components. Further dissecting each component allows for the creation of work packages that may be assigned to particular individuals or teams.</w:t>
            </w:r>
          </w:p>
          <w:p w14:paraId="03C18C69" w14:textId="77777777" w:rsidR="006E7AC7" w:rsidRDefault="006E7AC7" w:rsidP="006E7AC7">
            <w:pPr>
              <w:pStyle w:val="ListParagraph"/>
              <w:numPr>
                <w:ilvl w:val="0"/>
                <w:numId w:val="37"/>
              </w:numPr>
              <w:spacing w:after="0" w:line="240" w:lineRule="auto"/>
            </w:pPr>
            <w:r>
              <w:t>- Scope of work: A work package's deliverables, tasks, and activities are specified in the scope of work. This comprises a thorough explanation of the tasks that need to be completed, the materials needed, the timetable, and the financial estimate.</w:t>
            </w:r>
          </w:p>
          <w:p w14:paraId="3334416E" w14:textId="77777777" w:rsidR="006E7AC7" w:rsidRDefault="006E7AC7" w:rsidP="006E7AC7">
            <w:pPr>
              <w:pStyle w:val="ListParagraph"/>
              <w:numPr>
                <w:ilvl w:val="0"/>
                <w:numId w:val="37"/>
              </w:numPr>
              <w:spacing w:after="0" w:line="240" w:lineRule="auto"/>
            </w:pPr>
            <w:r>
              <w:t>- Responsibility matrix: For every work package, a responsibility matrix outlines the duties and responsibilities of each team member or team. This makes it easier to make sure that everyone is aware of expectations and who is in charge of each task.</w:t>
            </w:r>
          </w:p>
          <w:p w14:paraId="75C97998" w14:textId="77777777" w:rsidR="00673DBD" w:rsidRDefault="00673DBD" w:rsidP="00673DBD">
            <w:pPr>
              <w:pStyle w:val="ListParagraph"/>
              <w:numPr>
                <w:ilvl w:val="0"/>
                <w:numId w:val="37"/>
              </w:numPr>
              <w:spacing w:after="0" w:line="240" w:lineRule="auto"/>
            </w:pPr>
            <w:r>
              <w:t>- Timeline: A timeline gives each work package's timetable, including start and end dates and any dependencies on other work packages, a visual representation.</w:t>
            </w:r>
          </w:p>
          <w:p w14:paraId="4D4AAA83" w14:textId="77777777" w:rsidR="00673DBD" w:rsidRDefault="00673DBD" w:rsidP="00673DBD">
            <w:pPr>
              <w:pStyle w:val="ListParagraph"/>
              <w:numPr>
                <w:ilvl w:val="0"/>
                <w:numId w:val="37"/>
              </w:numPr>
              <w:spacing w:after="0" w:line="240" w:lineRule="auto"/>
            </w:pPr>
            <w:r>
              <w:lastRenderedPageBreak/>
              <w:t>- Performance metrics: Progress is monitored and each work package's timely and cost-effective completion is guaranteed through the use of performance metrics. This covers metrics like cost variance, schedule variance, and earned value.</w:t>
            </w:r>
          </w:p>
          <w:p w14:paraId="447C4BD1" w14:textId="77777777" w:rsidR="00673DBD" w:rsidRDefault="00673DBD" w:rsidP="00673DBD">
            <w:pPr>
              <w:pStyle w:val="ListParagraph"/>
              <w:numPr>
                <w:ilvl w:val="0"/>
                <w:numId w:val="37"/>
              </w:numPr>
              <w:spacing w:after="0" w:line="240" w:lineRule="auto"/>
            </w:pPr>
            <w:r>
              <w:t>- Quality standards: These specify the requirements that must be fulfilled by every work package in order for it to be deemed finished. This covers guidelines for procedures, documentation, and deliverables.</w:t>
            </w:r>
          </w:p>
          <w:p w14:paraId="48564B09" w14:textId="00C4EA2C" w:rsidR="00320823" w:rsidRPr="00EF6CB7" w:rsidRDefault="00673DBD" w:rsidP="00673DBD">
            <w:pPr>
              <w:pStyle w:val="ListParagraph"/>
              <w:numPr>
                <w:ilvl w:val="0"/>
                <w:numId w:val="37"/>
              </w:numPr>
              <w:spacing w:after="0" w:line="240" w:lineRule="auto"/>
            </w:pPr>
            <w:r>
              <w:t>- Risk management: This entails determining possible risks and creating plans to lessen them. This covers hazards like delays, cost overruns, or quality problems that arise from completing work packages.</w:t>
            </w:r>
          </w:p>
        </w:tc>
      </w:tr>
      <w:tr w:rsidR="00320823" w:rsidRPr="004F34BC" w14:paraId="2F5DB862" w14:textId="77777777" w:rsidTr="00330C72">
        <w:trPr>
          <w:trHeight w:val="398"/>
        </w:trPr>
        <w:tc>
          <w:tcPr>
            <w:tcW w:w="9062" w:type="dxa"/>
            <w:shd w:val="clear" w:color="auto" w:fill="BFBFBF" w:themeFill="background1" w:themeFillShade="BF"/>
          </w:tcPr>
          <w:p w14:paraId="02D137FE" w14:textId="77777777" w:rsidR="00320823" w:rsidRPr="004F34BC" w:rsidRDefault="00320823" w:rsidP="00330C72">
            <w:pPr>
              <w:rPr>
                <w:b/>
                <w:bCs/>
              </w:rPr>
            </w:pPr>
            <w:r w:rsidRPr="3E1FA745">
              <w:rPr>
                <w:b/>
                <w:bCs/>
              </w:rPr>
              <w:lastRenderedPageBreak/>
              <w:t>3- List the experiments, tests and analysis in the work package.</w:t>
            </w:r>
          </w:p>
        </w:tc>
      </w:tr>
      <w:tr w:rsidR="00320823" w:rsidRPr="004F34BC" w14:paraId="1637F369" w14:textId="77777777" w:rsidTr="00330C72">
        <w:trPr>
          <w:trHeight w:val="1418"/>
        </w:trPr>
        <w:tc>
          <w:tcPr>
            <w:tcW w:w="9062" w:type="dxa"/>
          </w:tcPr>
          <w:p w14:paraId="22C7E149" w14:textId="7E133771" w:rsidR="00673DBD" w:rsidRDefault="00673DBD" w:rsidP="00673DBD">
            <w:pPr>
              <w:pStyle w:val="ListParagraph"/>
              <w:numPr>
                <w:ilvl w:val="0"/>
                <w:numId w:val="38"/>
              </w:numPr>
              <w:spacing w:after="0" w:line="240" w:lineRule="auto"/>
            </w:pPr>
            <w:r>
              <w:t>Usability testing: Holding user testing sessions to assess the application's usability, effectiveness, and user happiness.</w:t>
            </w:r>
          </w:p>
          <w:p w14:paraId="691A72AD" w14:textId="01F8D3F5" w:rsidR="00673DBD" w:rsidRDefault="00673DBD" w:rsidP="00673DBD">
            <w:pPr>
              <w:pStyle w:val="ListParagraph"/>
              <w:numPr>
                <w:ilvl w:val="0"/>
                <w:numId w:val="38"/>
              </w:numPr>
              <w:spacing w:after="0" w:line="240" w:lineRule="auto"/>
            </w:pPr>
            <w:r>
              <w:t>Security testing: Penetration testing is done to assess how secure an application is against possible threats.</w:t>
            </w:r>
          </w:p>
          <w:p w14:paraId="36AE49CA" w14:textId="68A59503" w:rsidR="00673DBD" w:rsidRDefault="00673DBD" w:rsidP="00673DBD">
            <w:pPr>
              <w:pStyle w:val="ListParagraph"/>
              <w:numPr>
                <w:ilvl w:val="0"/>
                <w:numId w:val="38"/>
              </w:numPr>
              <w:spacing w:after="0" w:line="240" w:lineRule="auto"/>
            </w:pPr>
            <w:r>
              <w:t>Performance testing: To make sure the program runs smoothly and satisfies the necessary performance standards, test it under various loads and usage scenarios.</w:t>
            </w:r>
          </w:p>
          <w:p w14:paraId="57519649" w14:textId="50BCB672" w:rsidR="00673DBD" w:rsidRDefault="00673DBD" w:rsidP="00673DBD">
            <w:pPr>
              <w:pStyle w:val="ListParagraph"/>
              <w:numPr>
                <w:ilvl w:val="0"/>
                <w:numId w:val="38"/>
              </w:numPr>
              <w:spacing w:after="0" w:line="240" w:lineRule="auto"/>
            </w:pPr>
            <w:r>
              <w:t>Functionality testing: Checking that the application satisfies all of the functional specifications stated in the project scope.</w:t>
            </w:r>
          </w:p>
          <w:p w14:paraId="6FFF486E" w14:textId="4B1A3A6A" w:rsidR="00673DBD" w:rsidRDefault="00673DBD" w:rsidP="00673DBD">
            <w:pPr>
              <w:pStyle w:val="ListParagraph"/>
              <w:numPr>
                <w:ilvl w:val="0"/>
                <w:numId w:val="38"/>
              </w:numPr>
              <w:spacing w:after="0" w:line="240" w:lineRule="auto"/>
            </w:pPr>
            <w:r>
              <w:t>User acceptance testing: To make sure the application satisfies the needs and specifications of the intended users, user acceptance testing is carried out.</w:t>
            </w:r>
          </w:p>
          <w:p w14:paraId="0183ACAF" w14:textId="52B57486" w:rsidR="00673DBD" w:rsidRDefault="00673DBD" w:rsidP="00673DBD">
            <w:pPr>
              <w:pStyle w:val="ListParagraph"/>
              <w:numPr>
                <w:ilvl w:val="0"/>
                <w:numId w:val="38"/>
              </w:numPr>
              <w:spacing w:after="0" w:line="240" w:lineRule="auto"/>
            </w:pPr>
            <w:r>
              <w:t>Compatibility testing: Verifying that the program works with a range of hardware, operating systems, and web browsers.</w:t>
            </w:r>
          </w:p>
          <w:p w14:paraId="33845B30" w14:textId="74700D75" w:rsidR="00673DBD" w:rsidRDefault="00673DBD" w:rsidP="00673DBD">
            <w:pPr>
              <w:pStyle w:val="ListParagraph"/>
              <w:numPr>
                <w:ilvl w:val="0"/>
                <w:numId w:val="38"/>
              </w:numPr>
              <w:spacing w:after="0" w:line="240" w:lineRule="auto"/>
            </w:pPr>
            <w:r>
              <w:t>Data analysis: Examining the user information that the program has gathered in order to better understand user behavior and preferences and to enhance the usability and operation of the application.</w:t>
            </w:r>
          </w:p>
          <w:p w14:paraId="64BBDDC6" w14:textId="3D383FB3" w:rsidR="00320823" w:rsidRPr="00E864F7" w:rsidRDefault="00673DBD" w:rsidP="00673DBD">
            <w:pPr>
              <w:pStyle w:val="ListParagraph"/>
              <w:numPr>
                <w:ilvl w:val="0"/>
                <w:numId w:val="38"/>
              </w:numPr>
              <w:spacing w:after="0" w:line="240" w:lineRule="auto"/>
            </w:pPr>
            <w:r>
              <w:t>Localization testing: Verifying that the program is appropriately translated and localized across linguistic and cultural contexts.</w:t>
            </w:r>
          </w:p>
        </w:tc>
      </w:tr>
      <w:tr w:rsidR="00320823" w:rsidRPr="004F34BC" w14:paraId="3DC89B16" w14:textId="77777777" w:rsidTr="00330C72">
        <w:trPr>
          <w:trHeight w:val="423"/>
        </w:trPr>
        <w:tc>
          <w:tcPr>
            <w:tcW w:w="9062" w:type="dxa"/>
            <w:shd w:val="clear" w:color="auto" w:fill="BFBFBF" w:themeFill="background1" w:themeFillShade="BF"/>
          </w:tcPr>
          <w:p w14:paraId="7B81CDFF" w14:textId="77777777" w:rsidR="00320823" w:rsidRPr="004F34BC" w:rsidRDefault="00320823" w:rsidP="00330C72">
            <w:pPr>
              <w:rPr>
                <w:b/>
                <w:bCs/>
              </w:rPr>
            </w:pPr>
            <w:r w:rsidRPr="3E1FA745">
              <w:rPr>
                <w:b/>
                <w:bCs/>
              </w:rPr>
              <w:t>4- List the output of work package and its success criteria’s.</w:t>
            </w:r>
          </w:p>
        </w:tc>
      </w:tr>
      <w:tr w:rsidR="00320823" w:rsidRPr="004F34BC" w14:paraId="4E49760E" w14:textId="77777777" w:rsidTr="00330C72">
        <w:trPr>
          <w:trHeight w:val="1698"/>
        </w:trPr>
        <w:tc>
          <w:tcPr>
            <w:tcW w:w="9062" w:type="dxa"/>
          </w:tcPr>
          <w:p w14:paraId="53F260C0" w14:textId="77777777" w:rsidR="00320823" w:rsidRPr="00DE719A" w:rsidRDefault="00320823" w:rsidP="00320823">
            <w:pPr>
              <w:pStyle w:val="ListParagraph"/>
              <w:numPr>
                <w:ilvl w:val="0"/>
                <w:numId w:val="39"/>
              </w:numPr>
              <w:spacing w:after="0" w:line="240" w:lineRule="auto"/>
            </w:pPr>
            <w:r>
              <w:t>User Requirements Analysis Work Package</w:t>
            </w:r>
          </w:p>
          <w:p w14:paraId="147683B7" w14:textId="77777777" w:rsidR="00320823" w:rsidRPr="00DE719A" w:rsidRDefault="00320823" w:rsidP="00320823">
            <w:pPr>
              <w:pStyle w:val="ListParagraph"/>
              <w:numPr>
                <w:ilvl w:val="0"/>
                <w:numId w:val="39"/>
              </w:numPr>
              <w:spacing w:after="0" w:line="240" w:lineRule="auto"/>
            </w:pPr>
            <w:r w:rsidRPr="3E1FA745">
              <w:rPr>
                <w:b/>
                <w:bCs/>
              </w:rPr>
              <w:t>Output</w:t>
            </w:r>
            <w:r>
              <w:t>: Documented list of user requirements, needs, and preferences for the mobile/web application.</w:t>
            </w:r>
          </w:p>
          <w:p w14:paraId="21A7AE6B" w14:textId="77777777" w:rsidR="00320823" w:rsidRPr="00DE719A" w:rsidRDefault="00320823" w:rsidP="00320823">
            <w:pPr>
              <w:pStyle w:val="ListParagraph"/>
              <w:numPr>
                <w:ilvl w:val="0"/>
                <w:numId w:val="39"/>
              </w:numPr>
              <w:spacing w:after="0" w:line="240" w:lineRule="auto"/>
            </w:pPr>
            <w:r w:rsidRPr="3E1FA745">
              <w:rPr>
                <w:b/>
                <w:bCs/>
              </w:rPr>
              <w:t>Success Criteria</w:t>
            </w:r>
            <w:r>
              <w:t>: The user requirements should be comprehensive, clear, and measurable, and must be approved by the project sponsor or stakeholders.</w:t>
            </w:r>
          </w:p>
          <w:p w14:paraId="38DAF56B" w14:textId="77777777" w:rsidR="00320823" w:rsidRPr="00DE719A" w:rsidRDefault="00320823" w:rsidP="00320823">
            <w:pPr>
              <w:pStyle w:val="ListParagraph"/>
              <w:numPr>
                <w:ilvl w:val="0"/>
                <w:numId w:val="39"/>
              </w:numPr>
              <w:spacing w:after="0" w:line="240" w:lineRule="auto"/>
            </w:pPr>
            <w:r>
              <w:t>System Design Work Package</w:t>
            </w:r>
          </w:p>
          <w:p w14:paraId="4305ECB4" w14:textId="77777777" w:rsidR="00320823" w:rsidRPr="00DE719A" w:rsidRDefault="00320823" w:rsidP="00320823">
            <w:pPr>
              <w:pStyle w:val="ListParagraph"/>
              <w:numPr>
                <w:ilvl w:val="0"/>
                <w:numId w:val="39"/>
              </w:numPr>
              <w:spacing w:after="0" w:line="240" w:lineRule="auto"/>
            </w:pPr>
            <w:r w:rsidRPr="3E1FA745">
              <w:rPr>
                <w:b/>
                <w:bCs/>
              </w:rPr>
              <w:t>Output</w:t>
            </w:r>
            <w:r>
              <w:t>: Detailed system architecture and design documents that will be used for software development.</w:t>
            </w:r>
          </w:p>
          <w:p w14:paraId="55567F45" w14:textId="77777777" w:rsidR="00320823" w:rsidRPr="00DE719A" w:rsidRDefault="00320823" w:rsidP="00320823">
            <w:pPr>
              <w:pStyle w:val="ListParagraph"/>
              <w:numPr>
                <w:ilvl w:val="0"/>
                <w:numId w:val="39"/>
              </w:numPr>
              <w:spacing w:after="0" w:line="240" w:lineRule="auto"/>
            </w:pPr>
            <w:r w:rsidRPr="3E1FA745">
              <w:rPr>
                <w:b/>
                <w:bCs/>
              </w:rPr>
              <w:t>Success Criteria:</w:t>
            </w:r>
            <w:r>
              <w:t xml:space="preserve"> The system design should be complete, coherent, and technically feasible. The design should meet the user requirements and address any potential issues or risks.</w:t>
            </w:r>
          </w:p>
          <w:p w14:paraId="725D57A6" w14:textId="77777777" w:rsidR="00320823" w:rsidRPr="00DE719A" w:rsidRDefault="00320823" w:rsidP="00320823">
            <w:pPr>
              <w:pStyle w:val="ListParagraph"/>
              <w:numPr>
                <w:ilvl w:val="0"/>
                <w:numId w:val="39"/>
              </w:numPr>
              <w:spacing w:after="0" w:line="240" w:lineRule="auto"/>
            </w:pPr>
            <w:r>
              <w:t>Software Development Work Package</w:t>
            </w:r>
          </w:p>
          <w:p w14:paraId="01F8767E" w14:textId="77777777" w:rsidR="00320823" w:rsidRPr="00DE719A" w:rsidRDefault="00320823" w:rsidP="00320823">
            <w:pPr>
              <w:pStyle w:val="ListParagraph"/>
              <w:numPr>
                <w:ilvl w:val="0"/>
                <w:numId w:val="39"/>
              </w:numPr>
              <w:spacing w:after="0" w:line="240" w:lineRule="auto"/>
            </w:pPr>
            <w:r w:rsidRPr="3E1FA745">
              <w:rPr>
                <w:b/>
                <w:bCs/>
              </w:rPr>
              <w:t>Output</w:t>
            </w:r>
            <w:r>
              <w:t>: Fully functional mobile/web application that meets the user requirements and system design specifications.</w:t>
            </w:r>
          </w:p>
          <w:p w14:paraId="33E66490" w14:textId="77777777" w:rsidR="00320823" w:rsidRPr="00DE719A" w:rsidRDefault="00320823" w:rsidP="00320823">
            <w:pPr>
              <w:pStyle w:val="ListParagraph"/>
              <w:numPr>
                <w:ilvl w:val="0"/>
                <w:numId w:val="39"/>
              </w:numPr>
              <w:spacing w:after="0" w:line="240" w:lineRule="auto"/>
            </w:pPr>
            <w:r w:rsidRPr="3E1FA745">
              <w:rPr>
                <w:b/>
                <w:bCs/>
              </w:rPr>
              <w:t>Success Criteria:</w:t>
            </w:r>
            <w:r>
              <w:t xml:space="preserve"> The software should be completed on time, within budget, and meet the quality standards set by the project sponsor or stakeholders. The software should be tested for functionality and user experience.</w:t>
            </w:r>
          </w:p>
          <w:p w14:paraId="28ACC946" w14:textId="77777777" w:rsidR="00320823" w:rsidRPr="00DE719A" w:rsidRDefault="00320823" w:rsidP="00320823">
            <w:pPr>
              <w:pStyle w:val="ListParagraph"/>
              <w:numPr>
                <w:ilvl w:val="0"/>
                <w:numId w:val="39"/>
              </w:numPr>
              <w:spacing w:after="0" w:line="240" w:lineRule="auto"/>
            </w:pPr>
            <w:r>
              <w:t>Testing and Validation Work Package</w:t>
            </w:r>
          </w:p>
          <w:p w14:paraId="07B24E90" w14:textId="77777777" w:rsidR="00320823" w:rsidRPr="00DE719A" w:rsidRDefault="00320823" w:rsidP="00320823">
            <w:pPr>
              <w:pStyle w:val="ListParagraph"/>
              <w:numPr>
                <w:ilvl w:val="0"/>
                <w:numId w:val="39"/>
              </w:numPr>
              <w:spacing w:after="0" w:line="240" w:lineRule="auto"/>
            </w:pPr>
            <w:r w:rsidRPr="3E1FA745">
              <w:rPr>
                <w:b/>
                <w:bCs/>
              </w:rPr>
              <w:t>Output</w:t>
            </w:r>
            <w:r>
              <w:t>: Test cases and validation reports for the mobile/web application.</w:t>
            </w:r>
          </w:p>
          <w:p w14:paraId="5E7C8C67" w14:textId="77777777" w:rsidR="00320823" w:rsidRPr="00DE719A" w:rsidRDefault="00320823" w:rsidP="00320823">
            <w:pPr>
              <w:pStyle w:val="ListParagraph"/>
              <w:numPr>
                <w:ilvl w:val="0"/>
                <w:numId w:val="39"/>
              </w:numPr>
              <w:spacing w:after="0" w:line="240" w:lineRule="auto"/>
            </w:pPr>
            <w:r w:rsidRPr="3E1FA745">
              <w:rPr>
                <w:b/>
                <w:bCs/>
              </w:rPr>
              <w:lastRenderedPageBreak/>
              <w:t>Success Criteria</w:t>
            </w:r>
            <w:r>
              <w:t>: The application should be tested for functionality, usability, and security. All identified issues or bugs should be resolved, and the application should meet the quality standards set by the project sponsor or stakeholders.</w:t>
            </w:r>
          </w:p>
          <w:p w14:paraId="6B233E0E" w14:textId="77777777" w:rsidR="00320823" w:rsidRPr="00DE719A" w:rsidRDefault="00320823" w:rsidP="00320823">
            <w:pPr>
              <w:pStyle w:val="ListParagraph"/>
              <w:numPr>
                <w:ilvl w:val="0"/>
                <w:numId w:val="39"/>
              </w:numPr>
              <w:spacing w:after="0" w:line="240" w:lineRule="auto"/>
            </w:pPr>
            <w:r>
              <w:t>Deployment Work Package</w:t>
            </w:r>
          </w:p>
          <w:p w14:paraId="42109BD7" w14:textId="77777777" w:rsidR="00320823" w:rsidRPr="00DE719A" w:rsidRDefault="00320823" w:rsidP="00320823">
            <w:pPr>
              <w:pStyle w:val="ListParagraph"/>
              <w:numPr>
                <w:ilvl w:val="0"/>
                <w:numId w:val="39"/>
              </w:numPr>
              <w:spacing w:after="0" w:line="240" w:lineRule="auto"/>
            </w:pPr>
            <w:r w:rsidRPr="3E1FA745">
              <w:rPr>
                <w:b/>
                <w:bCs/>
              </w:rPr>
              <w:t>Output</w:t>
            </w:r>
            <w:r>
              <w:t>: Released and deployed mobile/web application.</w:t>
            </w:r>
          </w:p>
          <w:p w14:paraId="12377195" w14:textId="77777777" w:rsidR="00320823" w:rsidRPr="00DE719A" w:rsidRDefault="00320823" w:rsidP="00320823">
            <w:pPr>
              <w:pStyle w:val="ListParagraph"/>
              <w:numPr>
                <w:ilvl w:val="0"/>
                <w:numId w:val="39"/>
              </w:numPr>
              <w:spacing w:after="0" w:line="240" w:lineRule="auto"/>
            </w:pPr>
            <w:r w:rsidRPr="3E1FA745">
              <w:rPr>
                <w:b/>
                <w:bCs/>
              </w:rPr>
              <w:t>Success Criteria</w:t>
            </w:r>
            <w:r>
              <w:t>: The application should be deployed on time, with minimal downtime or disruptions. The application should meet the quality standards set by the project sponsor or stakeholders.</w:t>
            </w:r>
          </w:p>
          <w:p w14:paraId="740D18DF" w14:textId="77777777" w:rsidR="00320823" w:rsidRPr="00DE719A" w:rsidRDefault="00320823" w:rsidP="00320823">
            <w:pPr>
              <w:pStyle w:val="ListParagraph"/>
              <w:numPr>
                <w:ilvl w:val="0"/>
                <w:numId w:val="39"/>
              </w:numPr>
              <w:spacing w:after="0" w:line="240" w:lineRule="auto"/>
            </w:pPr>
            <w:r>
              <w:t>Maintenance and Support Work Package</w:t>
            </w:r>
          </w:p>
          <w:p w14:paraId="3580289C" w14:textId="77777777" w:rsidR="00320823" w:rsidRPr="00DE719A" w:rsidRDefault="00320823" w:rsidP="00320823">
            <w:pPr>
              <w:pStyle w:val="ListParagraph"/>
              <w:numPr>
                <w:ilvl w:val="0"/>
                <w:numId w:val="39"/>
              </w:numPr>
              <w:spacing w:after="0" w:line="240" w:lineRule="auto"/>
            </w:pPr>
            <w:r w:rsidRPr="3E1FA745">
              <w:rPr>
                <w:b/>
                <w:bCs/>
              </w:rPr>
              <w:t>Output</w:t>
            </w:r>
            <w:r>
              <w:t>: Maintenance and support plan for the mobile/web application.</w:t>
            </w:r>
          </w:p>
          <w:p w14:paraId="10A2BD6B" w14:textId="77777777" w:rsidR="00320823" w:rsidRPr="004F34BC" w:rsidRDefault="00320823" w:rsidP="00320823">
            <w:pPr>
              <w:pStyle w:val="ListParagraph"/>
              <w:numPr>
                <w:ilvl w:val="0"/>
                <w:numId w:val="39"/>
              </w:numPr>
              <w:spacing w:after="0" w:line="240" w:lineRule="auto"/>
              <w:rPr>
                <w:b/>
                <w:bCs/>
              </w:rPr>
            </w:pPr>
            <w:r w:rsidRPr="3E1FA745">
              <w:rPr>
                <w:b/>
                <w:bCs/>
              </w:rPr>
              <w:t>Success Criteria</w:t>
            </w:r>
            <w:r>
              <w:t>: The maintenance and support plan should be approved by the project sponsor or stakeholders. The plan should outline how the application will be updated, monitored, and maintained to ensure its continued functionality and usability. Technical support should be available to users.</w:t>
            </w:r>
          </w:p>
        </w:tc>
      </w:tr>
      <w:tr w:rsidR="00320823" w:rsidRPr="004F34BC" w14:paraId="6705125E" w14:textId="77777777" w:rsidTr="00330C72">
        <w:tc>
          <w:tcPr>
            <w:tcW w:w="9062" w:type="dxa"/>
            <w:shd w:val="clear" w:color="auto" w:fill="BFBFBF" w:themeFill="background1" w:themeFillShade="BF"/>
          </w:tcPr>
          <w:p w14:paraId="7342DC29" w14:textId="77777777" w:rsidR="00320823" w:rsidRPr="004F34BC" w:rsidRDefault="00320823" w:rsidP="00330C72">
            <w:pPr>
              <w:rPr>
                <w:b/>
                <w:bCs/>
              </w:rPr>
            </w:pPr>
            <w:r w:rsidRPr="3E1FA745">
              <w:rPr>
                <w:b/>
                <w:bCs/>
              </w:rPr>
              <w:lastRenderedPageBreak/>
              <w:t>5- Explain the relation of output with other work packages</w:t>
            </w:r>
          </w:p>
        </w:tc>
      </w:tr>
      <w:tr w:rsidR="00320823" w:rsidRPr="004F34BC" w14:paraId="5393C650" w14:textId="77777777" w:rsidTr="00330C72">
        <w:trPr>
          <w:trHeight w:val="1477"/>
        </w:trPr>
        <w:tc>
          <w:tcPr>
            <w:tcW w:w="9062" w:type="dxa"/>
          </w:tcPr>
          <w:p w14:paraId="489E9B8E" w14:textId="77777777" w:rsidR="00320823" w:rsidRPr="00CD0132" w:rsidRDefault="00320823" w:rsidP="00330C72">
            <w:r>
              <w:t>The output of the "User Requirements Analysis" work package will provide input to the "System Design" work package, as it will define the needs and preferences of the users.</w:t>
            </w:r>
          </w:p>
          <w:p w14:paraId="07C276A6" w14:textId="77777777" w:rsidR="00320823" w:rsidRPr="00CD0132" w:rsidRDefault="00320823" w:rsidP="00330C72">
            <w:r>
              <w:t>The output of the "System Design" work package will provide input to the "Software Development" work package, as it will specify the software requirements and architecture.</w:t>
            </w:r>
          </w:p>
          <w:p w14:paraId="4A4E6C89" w14:textId="77777777" w:rsidR="00320823" w:rsidRPr="00CD0132" w:rsidRDefault="00320823" w:rsidP="00330C72">
            <w:r>
              <w:t>The output of the "Software Development" work package will provide input to the "Testing and Validation" work package, as it will be tested for functionality and user experience.</w:t>
            </w:r>
          </w:p>
          <w:p w14:paraId="3DA6A062" w14:textId="77777777" w:rsidR="00320823" w:rsidRPr="00CD0132" w:rsidRDefault="00320823" w:rsidP="00330C72">
            <w:r>
              <w:t>The output of the "Testing and Validation" work package will provide input to the "Deployment" work package, as it will ensure that the application meets the quality standards and is ready for release.</w:t>
            </w:r>
          </w:p>
          <w:p w14:paraId="3C63968F" w14:textId="77777777" w:rsidR="00320823" w:rsidRPr="004F34BC" w:rsidRDefault="00320823" w:rsidP="00330C72">
            <w:r>
              <w:t>The output of the "Deployment" work package will provide input to the "Maintenance and Support" work package, as it will be responsible for fixing bugs, updating features, and providing technical support to the users.</w:t>
            </w:r>
          </w:p>
        </w:tc>
      </w:tr>
    </w:tbl>
    <w:p w14:paraId="672BC726" w14:textId="77777777" w:rsidR="00320823" w:rsidRPr="004F34BC" w:rsidRDefault="00320823" w:rsidP="00320823">
      <w:r>
        <w:br w:type="page"/>
      </w:r>
    </w:p>
    <w:tbl>
      <w:tblPr>
        <w:tblStyle w:val="TableGrid"/>
        <w:tblW w:w="0" w:type="auto"/>
        <w:tblLook w:val="04A0" w:firstRow="1" w:lastRow="0" w:firstColumn="1" w:lastColumn="0" w:noHBand="0" w:noVBand="1"/>
      </w:tblPr>
      <w:tblGrid>
        <w:gridCol w:w="2912"/>
        <w:gridCol w:w="6150"/>
      </w:tblGrid>
      <w:tr w:rsidR="00320823" w:rsidRPr="004F34BC" w14:paraId="0D32F233" w14:textId="77777777" w:rsidTr="00330C72">
        <w:tc>
          <w:tcPr>
            <w:tcW w:w="2943" w:type="dxa"/>
            <w:shd w:val="clear" w:color="auto" w:fill="BFBFBF" w:themeFill="background1" w:themeFillShade="BF"/>
          </w:tcPr>
          <w:p w14:paraId="1583DFB7" w14:textId="77777777" w:rsidR="00320823" w:rsidRPr="004F34BC" w:rsidRDefault="00320823" w:rsidP="00330C72">
            <w:pPr>
              <w:rPr>
                <w:b/>
                <w:bCs/>
              </w:rPr>
            </w:pPr>
            <w:r w:rsidRPr="3E1FA745">
              <w:rPr>
                <w:b/>
                <w:bCs/>
              </w:rPr>
              <w:lastRenderedPageBreak/>
              <w:t>Work Package No</w:t>
            </w:r>
          </w:p>
        </w:tc>
        <w:tc>
          <w:tcPr>
            <w:tcW w:w="6269" w:type="dxa"/>
          </w:tcPr>
          <w:p w14:paraId="7F2A19F6" w14:textId="77777777" w:rsidR="00320823" w:rsidRPr="004F34BC" w:rsidRDefault="00320823" w:rsidP="00330C72">
            <w:r>
              <w:t>2</w:t>
            </w:r>
          </w:p>
        </w:tc>
      </w:tr>
      <w:tr w:rsidR="00320823" w:rsidRPr="004F34BC" w14:paraId="78134B5E" w14:textId="77777777" w:rsidTr="00330C72">
        <w:tc>
          <w:tcPr>
            <w:tcW w:w="2943" w:type="dxa"/>
            <w:shd w:val="clear" w:color="auto" w:fill="BFBFBF" w:themeFill="background1" w:themeFillShade="BF"/>
          </w:tcPr>
          <w:p w14:paraId="76823D81" w14:textId="77777777" w:rsidR="00320823" w:rsidRPr="004F34BC" w:rsidRDefault="00320823" w:rsidP="00330C72">
            <w:pPr>
              <w:rPr>
                <w:b/>
                <w:bCs/>
              </w:rPr>
            </w:pPr>
            <w:r w:rsidRPr="3E1FA745">
              <w:rPr>
                <w:b/>
                <w:bCs/>
              </w:rPr>
              <w:t>Work Package Name</w:t>
            </w:r>
          </w:p>
        </w:tc>
        <w:tc>
          <w:tcPr>
            <w:tcW w:w="6269" w:type="dxa"/>
          </w:tcPr>
          <w:p w14:paraId="7D7E79CB" w14:textId="77777777" w:rsidR="00320823" w:rsidRPr="004F34BC" w:rsidRDefault="00320823" w:rsidP="00330C72">
            <w:pPr>
              <w:rPr>
                <w:rFonts w:cs="Calibri"/>
                <w:b/>
                <w:bCs/>
                <w:szCs w:val="24"/>
              </w:rPr>
            </w:pPr>
            <w:r w:rsidRPr="3E1FA745">
              <w:rPr>
                <w:rFonts w:cs="Calibri"/>
                <w:b/>
                <w:bCs/>
              </w:rPr>
              <w:t>Based System Design Technology (Analysis &amp; Design stage)</w:t>
            </w:r>
          </w:p>
        </w:tc>
      </w:tr>
      <w:tr w:rsidR="00320823" w:rsidRPr="004F34BC" w14:paraId="570407B6" w14:textId="77777777" w:rsidTr="00330C72">
        <w:trPr>
          <w:trHeight w:val="105"/>
        </w:trPr>
        <w:tc>
          <w:tcPr>
            <w:tcW w:w="2943" w:type="dxa"/>
            <w:shd w:val="clear" w:color="auto" w:fill="BFBFBF" w:themeFill="background1" w:themeFillShade="BF"/>
          </w:tcPr>
          <w:p w14:paraId="173F4146" w14:textId="77777777" w:rsidR="00320823" w:rsidRPr="004F34BC" w:rsidRDefault="00320823" w:rsidP="00330C72">
            <w:pPr>
              <w:rPr>
                <w:b/>
                <w:bCs/>
              </w:rPr>
            </w:pPr>
            <w:r w:rsidRPr="3E1FA745">
              <w:rPr>
                <w:b/>
                <w:bCs/>
              </w:rPr>
              <w:t>Start-End Date and Time</w:t>
            </w:r>
          </w:p>
        </w:tc>
        <w:tc>
          <w:tcPr>
            <w:tcW w:w="6269" w:type="dxa"/>
          </w:tcPr>
          <w:p w14:paraId="70B7D219" w14:textId="77777777" w:rsidR="00320823" w:rsidRPr="00222BCF" w:rsidRDefault="00320823" w:rsidP="00330C72">
            <w:pPr>
              <w:rPr>
                <w:b/>
                <w:bCs/>
              </w:rPr>
            </w:pPr>
            <w:r w:rsidRPr="3E1FA745">
              <w:rPr>
                <w:b/>
                <w:bCs/>
              </w:rPr>
              <w:t>21.10.2023-09.11.2023</w:t>
            </w:r>
          </w:p>
        </w:tc>
      </w:tr>
      <w:tr w:rsidR="00320823" w:rsidRPr="004F34BC" w14:paraId="5AF7B18C" w14:textId="77777777" w:rsidTr="00330C72">
        <w:tc>
          <w:tcPr>
            <w:tcW w:w="2943" w:type="dxa"/>
            <w:shd w:val="clear" w:color="auto" w:fill="BFBFBF" w:themeFill="background1" w:themeFillShade="BF"/>
          </w:tcPr>
          <w:p w14:paraId="50A8AA0E" w14:textId="77777777" w:rsidR="00320823" w:rsidRPr="004F34BC" w:rsidRDefault="00320823" w:rsidP="00330C72">
            <w:pPr>
              <w:rPr>
                <w:b/>
                <w:bCs/>
              </w:rPr>
            </w:pPr>
            <w:r w:rsidRPr="3E1FA745">
              <w:rPr>
                <w:b/>
                <w:bCs/>
              </w:rPr>
              <w:t>Related Organizations</w:t>
            </w:r>
          </w:p>
        </w:tc>
        <w:tc>
          <w:tcPr>
            <w:tcW w:w="6269" w:type="dxa"/>
          </w:tcPr>
          <w:p w14:paraId="7190CC3A" w14:textId="77777777" w:rsidR="00320823" w:rsidRPr="004F34BC" w:rsidRDefault="00320823" w:rsidP="00330C72"/>
        </w:tc>
      </w:tr>
    </w:tbl>
    <w:tbl>
      <w:tblPr>
        <w:tblStyle w:val="TableGrid"/>
        <w:tblpPr w:leftFromText="141" w:rightFromText="141" w:vertAnchor="text" w:horzAnchor="margin" w:tblpY="162"/>
        <w:tblW w:w="0" w:type="auto"/>
        <w:tblLook w:val="04A0" w:firstRow="1" w:lastRow="0" w:firstColumn="1" w:lastColumn="0" w:noHBand="0" w:noVBand="1"/>
      </w:tblPr>
      <w:tblGrid>
        <w:gridCol w:w="9062"/>
      </w:tblGrid>
      <w:tr w:rsidR="00320823" w:rsidRPr="004F34BC" w14:paraId="58693B29" w14:textId="77777777" w:rsidTr="00330C72">
        <w:trPr>
          <w:trHeight w:val="303"/>
        </w:trPr>
        <w:tc>
          <w:tcPr>
            <w:tcW w:w="9212" w:type="dxa"/>
            <w:shd w:val="clear" w:color="auto" w:fill="BFBFBF" w:themeFill="background1" w:themeFillShade="BF"/>
          </w:tcPr>
          <w:p w14:paraId="6B633806" w14:textId="77777777" w:rsidR="00320823" w:rsidRPr="004F34BC" w:rsidRDefault="00320823" w:rsidP="00330C72">
            <w:pPr>
              <w:rPr>
                <w:b/>
                <w:bCs/>
              </w:rPr>
            </w:pPr>
            <w:r w:rsidRPr="3E1FA745">
              <w:rPr>
                <w:b/>
                <w:bCs/>
              </w:rPr>
              <w:t>1- List the activities of work packages.</w:t>
            </w:r>
          </w:p>
        </w:tc>
      </w:tr>
      <w:tr w:rsidR="00320823" w:rsidRPr="004F34BC" w14:paraId="2AA32543" w14:textId="77777777" w:rsidTr="00330C72">
        <w:trPr>
          <w:trHeight w:val="1314"/>
        </w:trPr>
        <w:tc>
          <w:tcPr>
            <w:tcW w:w="9212" w:type="dxa"/>
          </w:tcPr>
          <w:p w14:paraId="580F6CD5" w14:textId="77777777" w:rsidR="00320823" w:rsidRPr="00DE719A" w:rsidRDefault="00320823" w:rsidP="00320823">
            <w:pPr>
              <w:pStyle w:val="ListParagraph"/>
              <w:numPr>
                <w:ilvl w:val="0"/>
                <w:numId w:val="40"/>
              </w:numPr>
              <w:spacing w:after="0" w:line="240" w:lineRule="auto"/>
            </w:pPr>
            <w:r>
              <w:t>User requirement analysis</w:t>
            </w:r>
          </w:p>
          <w:p w14:paraId="62CF1885" w14:textId="77777777" w:rsidR="00320823" w:rsidRPr="00DE719A" w:rsidRDefault="00320823" w:rsidP="00320823">
            <w:pPr>
              <w:pStyle w:val="ListParagraph"/>
              <w:numPr>
                <w:ilvl w:val="0"/>
                <w:numId w:val="40"/>
              </w:numPr>
              <w:spacing w:after="0" w:line="240" w:lineRule="auto"/>
            </w:pPr>
            <w:r>
              <w:t>System requirements specification</w:t>
            </w:r>
          </w:p>
          <w:p w14:paraId="3DEC8ACC" w14:textId="77777777" w:rsidR="00320823" w:rsidRPr="00DE719A" w:rsidRDefault="00320823" w:rsidP="00320823">
            <w:pPr>
              <w:pStyle w:val="ListParagraph"/>
              <w:numPr>
                <w:ilvl w:val="0"/>
                <w:numId w:val="40"/>
              </w:numPr>
              <w:spacing w:after="0" w:line="240" w:lineRule="auto"/>
            </w:pPr>
            <w:r>
              <w:t>Feasibility analysis</w:t>
            </w:r>
          </w:p>
          <w:p w14:paraId="36957DD7" w14:textId="77777777" w:rsidR="00320823" w:rsidRPr="00DE719A" w:rsidRDefault="00320823" w:rsidP="00320823">
            <w:pPr>
              <w:pStyle w:val="ListParagraph"/>
              <w:numPr>
                <w:ilvl w:val="0"/>
                <w:numId w:val="40"/>
              </w:numPr>
              <w:spacing w:after="0" w:line="240" w:lineRule="auto"/>
            </w:pPr>
            <w:r>
              <w:t>System architecture design</w:t>
            </w:r>
          </w:p>
          <w:p w14:paraId="200970C2" w14:textId="77777777" w:rsidR="00320823" w:rsidRPr="00DE719A" w:rsidRDefault="00320823" w:rsidP="00320823">
            <w:pPr>
              <w:pStyle w:val="ListParagraph"/>
              <w:numPr>
                <w:ilvl w:val="0"/>
                <w:numId w:val="40"/>
              </w:numPr>
              <w:spacing w:after="0" w:line="240" w:lineRule="auto"/>
            </w:pPr>
            <w:r>
              <w:t>Interface design</w:t>
            </w:r>
          </w:p>
          <w:p w14:paraId="2537792D" w14:textId="77777777" w:rsidR="00320823" w:rsidRPr="00DE719A" w:rsidRDefault="00320823" w:rsidP="00320823">
            <w:pPr>
              <w:pStyle w:val="ListParagraph"/>
              <w:numPr>
                <w:ilvl w:val="0"/>
                <w:numId w:val="40"/>
              </w:numPr>
              <w:spacing w:after="0" w:line="240" w:lineRule="auto"/>
            </w:pPr>
            <w:r>
              <w:t>Database design</w:t>
            </w:r>
          </w:p>
          <w:p w14:paraId="5C307DC0" w14:textId="77777777" w:rsidR="00320823" w:rsidRPr="00DE719A" w:rsidRDefault="00320823" w:rsidP="00320823">
            <w:pPr>
              <w:pStyle w:val="ListParagraph"/>
              <w:numPr>
                <w:ilvl w:val="0"/>
                <w:numId w:val="40"/>
              </w:numPr>
              <w:spacing w:after="0" w:line="240" w:lineRule="auto"/>
            </w:pPr>
            <w:r>
              <w:t>Module design</w:t>
            </w:r>
          </w:p>
          <w:p w14:paraId="4B5516C0" w14:textId="77777777" w:rsidR="00320823" w:rsidRPr="00DE719A" w:rsidRDefault="00320823" w:rsidP="00320823">
            <w:pPr>
              <w:pStyle w:val="ListParagraph"/>
              <w:numPr>
                <w:ilvl w:val="0"/>
                <w:numId w:val="40"/>
              </w:numPr>
              <w:spacing w:after="0" w:line="240" w:lineRule="auto"/>
            </w:pPr>
            <w:r>
              <w:t>Algorithm design</w:t>
            </w:r>
          </w:p>
          <w:p w14:paraId="1A56A216" w14:textId="77777777" w:rsidR="00320823" w:rsidRPr="00DE719A" w:rsidRDefault="00320823" w:rsidP="00320823">
            <w:pPr>
              <w:pStyle w:val="ListParagraph"/>
              <w:numPr>
                <w:ilvl w:val="0"/>
                <w:numId w:val="40"/>
              </w:numPr>
              <w:spacing w:after="0" w:line="240" w:lineRule="auto"/>
            </w:pPr>
            <w:r>
              <w:t>GUI design</w:t>
            </w:r>
          </w:p>
          <w:p w14:paraId="0894F3C5" w14:textId="77777777" w:rsidR="00320823" w:rsidRPr="00DE719A" w:rsidRDefault="00320823" w:rsidP="00320823">
            <w:pPr>
              <w:pStyle w:val="ListParagraph"/>
              <w:numPr>
                <w:ilvl w:val="0"/>
                <w:numId w:val="40"/>
              </w:numPr>
              <w:spacing w:after="0" w:line="240" w:lineRule="auto"/>
            </w:pPr>
            <w:r>
              <w:t>Security design</w:t>
            </w:r>
          </w:p>
          <w:p w14:paraId="555894DF" w14:textId="77777777" w:rsidR="00320823" w:rsidRPr="00DE719A" w:rsidRDefault="00320823" w:rsidP="00320823">
            <w:pPr>
              <w:pStyle w:val="ListParagraph"/>
              <w:numPr>
                <w:ilvl w:val="0"/>
                <w:numId w:val="40"/>
              </w:numPr>
              <w:spacing w:after="0" w:line="240" w:lineRule="auto"/>
            </w:pPr>
            <w:r>
              <w:t>Prototype development</w:t>
            </w:r>
          </w:p>
          <w:p w14:paraId="425413B7" w14:textId="77777777" w:rsidR="00320823" w:rsidRPr="00DE719A" w:rsidRDefault="00320823" w:rsidP="00320823">
            <w:pPr>
              <w:pStyle w:val="ListParagraph"/>
              <w:numPr>
                <w:ilvl w:val="0"/>
                <w:numId w:val="40"/>
              </w:numPr>
              <w:spacing w:after="0" w:line="240" w:lineRule="auto"/>
            </w:pPr>
            <w:r>
              <w:t>Testing and debugging</w:t>
            </w:r>
          </w:p>
          <w:p w14:paraId="2E85321E" w14:textId="77777777" w:rsidR="00320823" w:rsidRPr="00DE719A" w:rsidRDefault="00320823" w:rsidP="00320823">
            <w:pPr>
              <w:pStyle w:val="ListParagraph"/>
              <w:numPr>
                <w:ilvl w:val="0"/>
                <w:numId w:val="40"/>
              </w:numPr>
              <w:spacing w:after="0" w:line="240" w:lineRule="auto"/>
            </w:pPr>
            <w:r>
              <w:t>Performance optimization</w:t>
            </w:r>
          </w:p>
          <w:p w14:paraId="46E06C2F" w14:textId="77777777" w:rsidR="00320823" w:rsidRPr="00DE719A" w:rsidRDefault="00320823" w:rsidP="00320823">
            <w:pPr>
              <w:pStyle w:val="ListParagraph"/>
              <w:numPr>
                <w:ilvl w:val="0"/>
                <w:numId w:val="40"/>
              </w:numPr>
              <w:spacing w:after="0" w:line="240" w:lineRule="auto"/>
              <w:rPr>
                <w:b/>
                <w:bCs/>
              </w:rPr>
            </w:pPr>
            <w:r>
              <w:t>Documentation</w:t>
            </w:r>
            <w:r w:rsidRPr="3E1FA745">
              <w:rPr>
                <w:b/>
                <w:bCs/>
              </w:rPr>
              <w:t xml:space="preserve"> </w:t>
            </w:r>
          </w:p>
        </w:tc>
      </w:tr>
      <w:tr w:rsidR="00320823" w:rsidRPr="004F34BC" w14:paraId="5BC02442" w14:textId="77777777" w:rsidTr="00330C72">
        <w:trPr>
          <w:trHeight w:val="370"/>
        </w:trPr>
        <w:tc>
          <w:tcPr>
            <w:tcW w:w="9212" w:type="dxa"/>
            <w:shd w:val="clear" w:color="auto" w:fill="BFBFBF" w:themeFill="background1" w:themeFillShade="BF"/>
          </w:tcPr>
          <w:p w14:paraId="4FD93B2E" w14:textId="77777777" w:rsidR="00320823" w:rsidRPr="004F34BC" w:rsidRDefault="00320823" w:rsidP="00330C72">
            <w:pPr>
              <w:rPr>
                <w:b/>
                <w:bCs/>
              </w:rPr>
            </w:pPr>
            <w:r w:rsidRPr="3E1FA745">
              <w:rPr>
                <w:b/>
                <w:bCs/>
              </w:rPr>
              <w:t>2- Describe the methods and parameters that will be used for work package.</w:t>
            </w:r>
          </w:p>
        </w:tc>
      </w:tr>
      <w:tr w:rsidR="00320823" w:rsidRPr="004F34BC" w14:paraId="22FD09B2" w14:textId="77777777" w:rsidTr="00330C72">
        <w:trPr>
          <w:trHeight w:val="1635"/>
        </w:trPr>
        <w:tc>
          <w:tcPr>
            <w:tcW w:w="9212" w:type="dxa"/>
          </w:tcPr>
          <w:p w14:paraId="753BDBEE" w14:textId="77777777" w:rsidR="00320823" w:rsidRPr="00DE719A" w:rsidRDefault="00320823" w:rsidP="00320823">
            <w:pPr>
              <w:pStyle w:val="ListParagraph"/>
              <w:numPr>
                <w:ilvl w:val="0"/>
                <w:numId w:val="41"/>
              </w:numPr>
              <w:spacing w:after="0" w:line="240" w:lineRule="auto"/>
            </w:pPr>
            <w:r>
              <w:t>User requirement analysis: Surveys, interviews, focus groups, and user personas.</w:t>
            </w:r>
          </w:p>
          <w:p w14:paraId="14711F24" w14:textId="77777777" w:rsidR="00320823" w:rsidRPr="00DE719A" w:rsidRDefault="00320823" w:rsidP="00320823">
            <w:pPr>
              <w:pStyle w:val="ListParagraph"/>
              <w:numPr>
                <w:ilvl w:val="0"/>
                <w:numId w:val="41"/>
              </w:numPr>
              <w:spacing w:after="0" w:line="240" w:lineRule="auto"/>
            </w:pPr>
            <w:r>
              <w:t>System requirements specification: Functional and non-functional requirements, use cases, and requirement traceability matrix.</w:t>
            </w:r>
          </w:p>
          <w:p w14:paraId="371DDDC5" w14:textId="7AC8DD58" w:rsidR="00667028" w:rsidRDefault="00667028" w:rsidP="00320823">
            <w:pPr>
              <w:pStyle w:val="ListParagraph"/>
              <w:numPr>
                <w:ilvl w:val="0"/>
                <w:numId w:val="41"/>
              </w:numPr>
              <w:spacing w:after="0" w:line="240" w:lineRule="auto"/>
            </w:pPr>
            <w:r w:rsidRPr="00667028">
              <w:t>Technical, economic, and operational feasibility are all considered in the feasibility analysis.</w:t>
            </w:r>
          </w:p>
          <w:p w14:paraId="0A155228" w14:textId="77777777" w:rsidR="00667028" w:rsidRDefault="00667028" w:rsidP="00320823">
            <w:pPr>
              <w:pStyle w:val="ListParagraph"/>
              <w:numPr>
                <w:ilvl w:val="0"/>
                <w:numId w:val="41"/>
              </w:numPr>
              <w:spacing w:after="0" w:line="240" w:lineRule="auto"/>
            </w:pPr>
            <w:r w:rsidRPr="00667028">
              <w:t>Component diagrams, high-level designs, and low-level designs make up system architecture design.</w:t>
            </w:r>
          </w:p>
          <w:p w14:paraId="0F4DAE09" w14:textId="4AC531D3" w:rsidR="00320823" w:rsidRPr="00DE719A" w:rsidRDefault="00320823" w:rsidP="00320823">
            <w:pPr>
              <w:pStyle w:val="ListParagraph"/>
              <w:numPr>
                <w:ilvl w:val="0"/>
                <w:numId w:val="41"/>
              </w:numPr>
              <w:spacing w:after="0" w:line="240" w:lineRule="auto"/>
            </w:pPr>
            <w:r>
              <w:t>Interface design: Mockups, wireframes, and usability testing.</w:t>
            </w:r>
          </w:p>
          <w:p w14:paraId="321A4811" w14:textId="77777777" w:rsidR="00320823" w:rsidRPr="00DE719A" w:rsidRDefault="00320823" w:rsidP="00320823">
            <w:pPr>
              <w:pStyle w:val="ListParagraph"/>
              <w:numPr>
                <w:ilvl w:val="0"/>
                <w:numId w:val="41"/>
              </w:numPr>
              <w:spacing w:after="0" w:line="240" w:lineRule="auto"/>
            </w:pPr>
            <w:r>
              <w:t>Database design: Entity-relationship diagram, normalization, and data dictionary.</w:t>
            </w:r>
          </w:p>
          <w:p w14:paraId="354B81E1" w14:textId="77777777" w:rsidR="00320823" w:rsidRPr="00DE719A" w:rsidRDefault="00320823" w:rsidP="00320823">
            <w:pPr>
              <w:pStyle w:val="ListParagraph"/>
              <w:numPr>
                <w:ilvl w:val="0"/>
                <w:numId w:val="41"/>
              </w:numPr>
              <w:spacing w:after="0" w:line="240" w:lineRule="auto"/>
            </w:pPr>
            <w:r>
              <w:t>Module design: Object-oriented design, class diagram, and dependency diagram.</w:t>
            </w:r>
          </w:p>
          <w:p w14:paraId="2CC25614" w14:textId="77777777" w:rsidR="00320823" w:rsidRPr="00DE719A" w:rsidRDefault="00320823" w:rsidP="00320823">
            <w:pPr>
              <w:pStyle w:val="ListParagraph"/>
              <w:numPr>
                <w:ilvl w:val="0"/>
                <w:numId w:val="41"/>
              </w:numPr>
              <w:spacing w:after="0" w:line="240" w:lineRule="auto"/>
            </w:pPr>
            <w:r>
              <w:t>Algorithm design: Pseudocode, flowchart, and complexity analysis.</w:t>
            </w:r>
          </w:p>
          <w:p w14:paraId="366CFFBA" w14:textId="77777777" w:rsidR="00320823" w:rsidRPr="00DE719A" w:rsidRDefault="00320823" w:rsidP="00320823">
            <w:pPr>
              <w:pStyle w:val="ListParagraph"/>
              <w:numPr>
                <w:ilvl w:val="0"/>
                <w:numId w:val="41"/>
              </w:numPr>
              <w:spacing w:after="0" w:line="240" w:lineRule="auto"/>
            </w:pPr>
            <w:r>
              <w:t>GUI design: Visual design, layout design, and accessibility testing.</w:t>
            </w:r>
          </w:p>
          <w:p w14:paraId="0E9B60D5" w14:textId="77777777" w:rsidR="00320823" w:rsidRPr="00DE719A" w:rsidRDefault="00320823" w:rsidP="00320823">
            <w:pPr>
              <w:pStyle w:val="ListParagraph"/>
              <w:numPr>
                <w:ilvl w:val="0"/>
                <w:numId w:val="41"/>
              </w:numPr>
              <w:spacing w:after="0" w:line="240" w:lineRule="auto"/>
            </w:pPr>
            <w:r>
              <w:t>Security design: Threat modeling, risk assessment, and security controls selection.</w:t>
            </w:r>
          </w:p>
          <w:p w14:paraId="79DE922F" w14:textId="77777777" w:rsidR="00320823" w:rsidRPr="00DE719A" w:rsidRDefault="00320823" w:rsidP="00320823">
            <w:pPr>
              <w:pStyle w:val="ListParagraph"/>
              <w:numPr>
                <w:ilvl w:val="0"/>
                <w:numId w:val="41"/>
              </w:numPr>
              <w:tabs>
                <w:tab w:val="left" w:pos="5872"/>
              </w:tabs>
              <w:spacing w:after="0" w:line="240" w:lineRule="auto"/>
            </w:pPr>
            <w:r>
              <w:t>Prototype development: Rapid prototyping and user testing.</w:t>
            </w:r>
            <w:r>
              <w:tab/>
            </w:r>
          </w:p>
          <w:p w14:paraId="6A9B07DD" w14:textId="77777777" w:rsidR="00320823" w:rsidRPr="00DE719A" w:rsidRDefault="00320823" w:rsidP="00320823">
            <w:pPr>
              <w:pStyle w:val="ListParagraph"/>
              <w:numPr>
                <w:ilvl w:val="0"/>
                <w:numId w:val="41"/>
              </w:numPr>
              <w:spacing w:after="0" w:line="240" w:lineRule="auto"/>
            </w:pPr>
            <w:r>
              <w:t>Testing and debugging: Unit testing, integration testing, system testing, and debugging tools.</w:t>
            </w:r>
          </w:p>
          <w:p w14:paraId="58898D9D" w14:textId="77777777" w:rsidR="00320823" w:rsidRPr="00DE719A" w:rsidRDefault="00320823" w:rsidP="00320823">
            <w:pPr>
              <w:pStyle w:val="ListParagraph"/>
              <w:numPr>
                <w:ilvl w:val="0"/>
                <w:numId w:val="41"/>
              </w:numPr>
              <w:spacing w:after="0" w:line="240" w:lineRule="auto"/>
            </w:pPr>
            <w:r>
              <w:t>Performance optimization: Code profiling, benchmarking, and caching.</w:t>
            </w:r>
          </w:p>
          <w:p w14:paraId="300AA231" w14:textId="77777777" w:rsidR="00320823" w:rsidRPr="00DE719A" w:rsidRDefault="00320823" w:rsidP="00320823">
            <w:pPr>
              <w:pStyle w:val="ListParagraph"/>
              <w:numPr>
                <w:ilvl w:val="0"/>
                <w:numId w:val="41"/>
              </w:numPr>
              <w:spacing w:after="0" w:line="240" w:lineRule="auto"/>
            </w:pPr>
            <w:r>
              <w:t>Documentation: User manual, technical manual, and release notes.</w:t>
            </w:r>
          </w:p>
        </w:tc>
      </w:tr>
      <w:tr w:rsidR="00320823" w:rsidRPr="004F34BC" w14:paraId="5050037B" w14:textId="77777777" w:rsidTr="00330C72">
        <w:trPr>
          <w:trHeight w:val="398"/>
        </w:trPr>
        <w:tc>
          <w:tcPr>
            <w:tcW w:w="9212" w:type="dxa"/>
            <w:shd w:val="clear" w:color="auto" w:fill="BFBFBF" w:themeFill="background1" w:themeFillShade="BF"/>
          </w:tcPr>
          <w:p w14:paraId="6069A79C" w14:textId="77777777" w:rsidR="00320823" w:rsidRPr="004F34BC" w:rsidRDefault="00320823" w:rsidP="00330C72">
            <w:pPr>
              <w:rPr>
                <w:b/>
                <w:bCs/>
              </w:rPr>
            </w:pPr>
            <w:r w:rsidRPr="3E1FA745">
              <w:rPr>
                <w:b/>
                <w:bCs/>
              </w:rPr>
              <w:lastRenderedPageBreak/>
              <w:t>3- List the experiments, tests and analysis in the work package.</w:t>
            </w:r>
          </w:p>
        </w:tc>
      </w:tr>
      <w:tr w:rsidR="00320823" w:rsidRPr="004F34BC" w14:paraId="7CCD1D00" w14:textId="77777777" w:rsidTr="00330C72">
        <w:trPr>
          <w:trHeight w:val="1418"/>
        </w:trPr>
        <w:tc>
          <w:tcPr>
            <w:tcW w:w="9212" w:type="dxa"/>
          </w:tcPr>
          <w:p w14:paraId="28A27088" w14:textId="77777777" w:rsidR="00320823" w:rsidRPr="00DE719A" w:rsidRDefault="00320823" w:rsidP="00320823">
            <w:pPr>
              <w:pStyle w:val="ListParagraph"/>
              <w:numPr>
                <w:ilvl w:val="0"/>
                <w:numId w:val="42"/>
              </w:numPr>
              <w:spacing w:after="0" w:line="240" w:lineRule="auto"/>
            </w:pPr>
            <w:r>
              <w:t>User acceptance testing: Verify if the system meets user requirements.</w:t>
            </w:r>
          </w:p>
          <w:p w14:paraId="7AC3EBFE" w14:textId="77777777" w:rsidR="00320823" w:rsidRPr="00DE719A" w:rsidRDefault="00320823" w:rsidP="00320823">
            <w:pPr>
              <w:pStyle w:val="ListParagraph"/>
              <w:numPr>
                <w:ilvl w:val="0"/>
                <w:numId w:val="42"/>
              </w:numPr>
              <w:spacing w:after="0" w:line="240" w:lineRule="auto"/>
            </w:pPr>
            <w:r>
              <w:t>Usability testing: Evaluate the system's ease of use and user experience.</w:t>
            </w:r>
          </w:p>
          <w:p w14:paraId="49416044" w14:textId="77777777" w:rsidR="00320823" w:rsidRPr="00DE719A" w:rsidRDefault="00320823" w:rsidP="00320823">
            <w:pPr>
              <w:pStyle w:val="ListParagraph"/>
              <w:numPr>
                <w:ilvl w:val="0"/>
                <w:numId w:val="42"/>
              </w:numPr>
              <w:spacing w:after="0" w:line="240" w:lineRule="auto"/>
            </w:pPr>
            <w:r>
              <w:t>Functionality testing: Verify the system's functional requirements.</w:t>
            </w:r>
          </w:p>
          <w:p w14:paraId="6C16E73E" w14:textId="77777777" w:rsidR="00320823" w:rsidRPr="00DE719A" w:rsidRDefault="00320823" w:rsidP="00320823">
            <w:pPr>
              <w:pStyle w:val="ListParagraph"/>
              <w:numPr>
                <w:ilvl w:val="0"/>
                <w:numId w:val="42"/>
              </w:numPr>
              <w:spacing w:after="0" w:line="240" w:lineRule="auto"/>
            </w:pPr>
            <w:r>
              <w:t>Performance testing: Measure the system's response time, throughput, and resource utilization.</w:t>
            </w:r>
          </w:p>
          <w:p w14:paraId="45B22DDC" w14:textId="77777777" w:rsidR="00320823" w:rsidRPr="00DE719A" w:rsidRDefault="00320823" w:rsidP="00320823">
            <w:pPr>
              <w:pStyle w:val="ListParagraph"/>
              <w:numPr>
                <w:ilvl w:val="0"/>
                <w:numId w:val="42"/>
              </w:numPr>
              <w:spacing w:after="0" w:line="240" w:lineRule="auto"/>
            </w:pPr>
            <w:r>
              <w:t>Security testing: Assess the system's vulnerability to attacks and data breaches.</w:t>
            </w:r>
          </w:p>
          <w:p w14:paraId="5F961FF8" w14:textId="77777777" w:rsidR="00320823" w:rsidRPr="00DE719A" w:rsidRDefault="00320823" w:rsidP="00320823">
            <w:pPr>
              <w:pStyle w:val="ListParagraph"/>
              <w:numPr>
                <w:ilvl w:val="0"/>
                <w:numId w:val="42"/>
              </w:numPr>
              <w:spacing w:after="0" w:line="240" w:lineRule="auto"/>
            </w:pPr>
            <w:r>
              <w:t>Code review: Evaluate the code's readability, maintainability, and scalability.</w:t>
            </w:r>
          </w:p>
          <w:p w14:paraId="1D555F23" w14:textId="77777777" w:rsidR="00320823" w:rsidRPr="00DE719A" w:rsidRDefault="00320823" w:rsidP="00320823">
            <w:pPr>
              <w:pStyle w:val="ListParagraph"/>
              <w:numPr>
                <w:ilvl w:val="0"/>
                <w:numId w:val="42"/>
              </w:numPr>
              <w:spacing w:after="0" w:line="240" w:lineRule="auto"/>
            </w:pPr>
            <w:r>
              <w:t>System integration testing: Verify the system's compatibility with other systems and services.</w:t>
            </w:r>
          </w:p>
          <w:p w14:paraId="6F2F86B9" w14:textId="77777777" w:rsidR="00320823" w:rsidRPr="00DE719A" w:rsidRDefault="00320823" w:rsidP="00320823">
            <w:pPr>
              <w:pStyle w:val="ListParagraph"/>
              <w:numPr>
                <w:ilvl w:val="0"/>
                <w:numId w:val="42"/>
              </w:numPr>
              <w:spacing w:after="0" w:line="240" w:lineRule="auto"/>
            </w:pPr>
            <w:r>
              <w:t>Stress testing: Evaluate the system's performance under extreme load conditions.</w:t>
            </w:r>
          </w:p>
          <w:p w14:paraId="0D504C37" w14:textId="77777777" w:rsidR="00320823" w:rsidRPr="00DE719A" w:rsidRDefault="00320823" w:rsidP="00320823">
            <w:pPr>
              <w:pStyle w:val="ListParagraph"/>
              <w:numPr>
                <w:ilvl w:val="0"/>
                <w:numId w:val="42"/>
              </w:numPr>
              <w:spacing w:after="0" w:line="240" w:lineRule="auto"/>
            </w:pPr>
            <w:r>
              <w:t>Regression testing: Verify that new changes do not introduce defects in existing functionality.</w:t>
            </w:r>
          </w:p>
          <w:p w14:paraId="5C8887C3" w14:textId="77777777" w:rsidR="00320823" w:rsidRPr="004F34BC" w:rsidRDefault="00320823" w:rsidP="00330C72"/>
        </w:tc>
      </w:tr>
      <w:tr w:rsidR="00320823" w:rsidRPr="004F34BC" w14:paraId="6C22978C" w14:textId="77777777" w:rsidTr="00330C72">
        <w:trPr>
          <w:trHeight w:val="423"/>
        </w:trPr>
        <w:tc>
          <w:tcPr>
            <w:tcW w:w="9212" w:type="dxa"/>
            <w:shd w:val="clear" w:color="auto" w:fill="BFBFBF" w:themeFill="background1" w:themeFillShade="BF"/>
          </w:tcPr>
          <w:p w14:paraId="63DE8F0B" w14:textId="77777777" w:rsidR="00320823" w:rsidRPr="004F34BC" w:rsidRDefault="00320823" w:rsidP="00330C72">
            <w:pPr>
              <w:rPr>
                <w:b/>
                <w:bCs/>
              </w:rPr>
            </w:pPr>
            <w:r w:rsidRPr="3E1FA745">
              <w:rPr>
                <w:b/>
                <w:bCs/>
              </w:rPr>
              <w:t>4- List the output of work package and its success criteria’s.</w:t>
            </w:r>
          </w:p>
        </w:tc>
      </w:tr>
      <w:tr w:rsidR="00320823" w:rsidRPr="004F34BC" w14:paraId="79656C78" w14:textId="77777777" w:rsidTr="00330C72">
        <w:trPr>
          <w:trHeight w:val="1698"/>
        </w:trPr>
        <w:tc>
          <w:tcPr>
            <w:tcW w:w="9212" w:type="dxa"/>
          </w:tcPr>
          <w:p w14:paraId="061CCE0C" w14:textId="77777777" w:rsidR="00320823" w:rsidRPr="00DE719A" w:rsidRDefault="00320823" w:rsidP="00320823">
            <w:pPr>
              <w:pStyle w:val="ListParagraph"/>
              <w:numPr>
                <w:ilvl w:val="0"/>
                <w:numId w:val="43"/>
              </w:numPr>
              <w:spacing w:after="0" w:line="240" w:lineRule="auto"/>
            </w:pPr>
            <w:r>
              <w:t>User requirement analysis: User requirement specification document</w:t>
            </w:r>
          </w:p>
          <w:p w14:paraId="1A196353" w14:textId="77777777" w:rsidR="00320823" w:rsidRPr="00DE719A" w:rsidRDefault="00320823" w:rsidP="00320823">
            <w:pPr>
              <w:pStyle w:val="ListParagraph"/>
              <w:numPr>
                <w:ilvl w:val="0"/>
                <w:numId w:val="43"/>
              </w:numPr>
              <w:spacing w:after="0" w:line="240" w:lineRule="auto"/>
            </w:pPr>
            <w:r>
              <w:t>System requirements specification: System requirement specification document</w:t>
            </w:r>
          </w:p>
          <w:p w14:paraId="5B042D22" w14:textId="77777777" w:rsidR="00320823" w:rsidRPr="00DE719A" w:rsidRDefault="00320823" w:rsidP="00320823">
            <w:pPr>
              <w:pStyle w:val="ListParagraph"/>
              <w:numPr>
                <w:ilvl w:val="0"/>
                <w:numId w:val="43"/>
              </w:numPr>
              <w:spacing w:after="0" w:line="240" w:lineRule="auto"/>
            </w:pPr>
            <w:r>
              <w:t>Feasibility analysis: Feasibility report</w:t>
            </w:r>
          </w:p>
          <w:p w14:paraId="4A446437" w14:textId="77777777" w:rsidR="00320823" w:rsidRPr="00DE719A" w:rsidRDefault="00320823" w:rsidP="00320823">
            <w:pPr>
              <w:pStyle w:val="ListParagraph"/>
              <w:numPr>
                <w:ilvl w:val="0"/>
                <w:numId w:val="43"/>
              </w:numPr>
              <w:spacing w:after="0" w:line="240" w:lineRule="auto"/>
            </w:pPr>
            <w:r>
              <w:t>System architecture design: High-level design document, low-level design document, and component diagram</w:t>
            </w:r>
          </w:p>
          <w:p w14:paraId="3CC57D47" w14:textId="77777777" w:rsidR="00320823" w:rsidRPr="00DE719A" w:rsidRDefault="00320823" w:rsidP="00320823">
            <w:pPr>
              <w:pStyle w:val="ListParagraph"/>
              <w:numPr>
                <w:ilvl w:val="0"/>
                <w:numId w:val="43"/>
              </w:numPr>
              <w:spacing w:after="0" w:line="240" w:lineRule="auto"/>
            </w:pPr>
            <w:r>
              <w:t>Interface design: Mockups, wireframes, and usability testing report</w:t>
            </w:r>
          </w:p>
          <w:p w14:paraId="7F63EAD3" w14:textId="77777777" w:rsidR="00320823" w:rsidRPr="00DE719A" w:rsidRDefault="00320823" w:rsidP="00320823">
            <w:pPr>
              <w:pStyle w:val="ListParagraph"/>
              <w:numPr>
                <w:ilvl w:val="0"/>
                <w:numId w:val="43"/>
              </w:numPr>
              <w:spacing w:after="0" w:line="240" w:lineRule="auto"/>
            </w:pPr>
            <w:r>
              <w:t>Database design: Entity-relationship diagram, database schema, and data dictionary</w:t>
            </w:r>
          </w:p>
          <w:p w14:paraId="37349F48" w14:textId="77777777" w:rsidR="00320823" w:rsidRPr="00DE719A" w:rsidRDefault="00320823" w:rsidP="00320823">
            <w:pPr>
              <w:pStyle w:val="ListParagraph"/>
              <w:numPr>
                <w:ilvl w:val="0"/>
                <w:numId w:val="43"/>
              </w:numPr>
              <w:spacing w:after="0" w:line="240" w:lineRule="auto"/>
            </w:pPr>
            <w:r>
              <w:t>Module design: Class diagram, dependency diagram, and module interface specification</w:t>
            </w:r>
          </w:p>
          <w:p w14:paraId="78CF6618" w14:textId="77777777" w:rsidR="00320823" w:rsidRPr="00DE719A" w:rsidRDefault="00320823" w:rsidP="00320823">
            <w:pPr>
              <w:pStyle w:val="ListParagraph"/>
              <w:numPr>
                <w:ilvl w:val="0"/>
                <w:numId w:val="43"/>
              </w:numPr>
              <w:spacing w:after="0" w:line="240" w:lineRule="auto"/>
            </w:pPr>
            <w:r>
              <w:t>Algorithm design: Pseudocode, flowchart, and complexity analysis report</w:t>
            </w:r>
          </w:p>
          <w:p w14:paraId="478C97DC" w14:textId="77777777" w:rsidR="00320823" w:rsidRPr="00DE719A" w:rsidRDefault="00320823" w:rsidP="00320823">
            <w:pPr>
              <w:pStyle w:val="ListParagraph"/>
              <w:numPr>
                <w:ilvl w:val="0"/>
                <w:numId w:val="43"/>
              </w:numPr>
              <w:spacing w:after="0" w:line="240" w:lineRule="auto"/>
            </w:pPr>
            <w:r>
              <w:t>GUI design: Visual design, layout design, and accessibility testing report</w:t>
            </w:r>
          </w:p>
          <w:p w14:paraId="77AAB78C" w14:textId="77777777" w:rsidR="00320823" w:rsidRPr="00DE719A" w:rsidRDefault="00320823" w:rsidP="00320823">
            <w:pPr>
              <w:pStyle w:val="ListParagraph"/>
              <w:numPr>
                <w:ilvl w:val="0"/>
                <w:numId w:val="43"/>
              </w:numPr>
              <w:spacing w:after="0" w:line="240" w:lineRule="auto"/>
            </w:pPr>
            <w:r>
              <w:t>Security design: Threat modeling report, risk assessment report, and security controls specification document</w:t>
            </w:r>
          </w:p>
          <w:p w14:paraId="6B5073E3" w14:textId="77777777" w:rsidR="00320823" w:rsidRPr="00DE719A" w:rsidRDefault="00320823" w:rsidP="00320823">
            <w:pPr>
              <w:pStyle w:val="ListParagraph"/>
              <w:numPr>
                <w:ilvl w:val="0"/>
                <w:numId w:val="43"/>
              </w:numPr>
              <w:spacing w:after="0" w:line="240" w:lineRule="auto"/>
            </w:pPr>
            <w:r>
              <w:t>Prototype development: Functional prototype and user testing report</w:t>
            </w:r>
          </w:p>
          <w:p w14:paraId="087AB963" w14:textId="77777777" w:rsidR="00320823" w:rsidRPr="00DE719A" w:rsidRDefault="00320823" w:rsidP="00320823">
            <w:pPr>
              <w:pStyle w:val="ListParagraph"/>
              <w:numPr>
                <w:ilvl w:val="0"/>
                <w:numId w:val="43"/>
              </w:numPr>
              <w:spacing w:after="0" w:line="240" w:lineRule="auto"/>
            </w:pPr>
            <w:r>
              <w:t>Testing and debugging: Test cases, test results, and bug report.</w:t>
            </w:r>
          </w:p>
          <w:p w14:paraId="6726D06C" w14:textId="77777777" w:rsidR="00320823" w:rsidRPr="00DE719A" w:rsidRDefault="00320823" w:rsidP="00320823">
            <w:pPr>
              <w:pStyle w:val="ListParagraph"/>
              <w:numPr>
                <w:ilvl w:val="0"/>
                <w:numId w:val="43"/>
              </w:numPr>
              <w:spacing w:after="0" w:line="240" w:lineRule="auto"/>
            </w:pPr>
            <w:r>
              <w:t>Performance optimization: Performance benchmark report and optimization report</w:t>
            </w:r>
          </w:p>
          <w:p w14:paraId="5716A7AF" w14:textId="77777777" w:rsidR="00320823" w:rsidRPr="00DE719A" w:rsidRDefault="00320823" w:rsidP="00320823">
            <w:pPr>
              <w:pStyle w:val="ListParagraph"/>
              <w:numPr>
                <w:ilvl w:val="0"/>
                <w:numId w:val="43"/>
              </w:numPr>
              <w:spacing w:after="0" w:line="240" w:lineRule="auto"/>
            </w:pPr>
            <w:r>
              <w:t>Documentation: User manual, technical manual, and release notes.</w:t>
            </w:r>
          </w:p>
          <w:p w14:paraId="1B2BC65C" w14:textId="77777777" w:rsidR="00320823" w:rsidRPr="004F34BC" w:rsidRDefault="00320823" w:rsidP="00330C72">
            <w:pPr>
              <w:rPr>
                <w:b/>
                <w:bCs/>
              </w:rPr>
            </w:pPr>
          </w:p>
        </w:tc>
      </w:tr>
      <w:tr w:rsidR="00320823" w:rsidRPr="004F34BC" w14:paraId="51C1F93D" w14:textId="77777777" w:rsidTr="00330C72">
        <w:tc>
          <w:tcPr>
            <w:tcW w:w="9212" w:type="dxa"/>
            <w:shd w:val="clear" w:color="auto" w:fill="BFBFBF" w:themeFill="background1" w:themeFillShade="BF"/>
          </w:tcPr>
          <w:p w14:paraId="42FF2883" w14:textId="77777777" w:rsidR="00320823" w:rsidRPr="004F34BC" w:rsidRDefault="00320823" w:rsidP="00330C72">
            <w:pPr>
              <w:rPr>
                <w:b/>
                <w:bCs/>
              </w:rPr>
            </w:pPr>
            <w:r w:rsidRPr="3E1FA745">
              <w:rPr>
                <w:b/>
                <w:bCs/>
              </w:rPr>
              <w:t>5- Explain the relation of output with other work packages</w:t>
            </w:r>
          </w:p>
        </w:tc>
      </w:tr>
      <w:tr w:rsidR="00320823" w:rsidRPr="004F34BC" w14:paraId="635B331C" w14:textId="77777777" w:rsidTr="00330C72">
        <w:trPr>
          <w:trHeight w:val="1902"/>
        </w:trPr>
        <w:tc>
          <w:tcPr>
            <w:tcW w:w="9212" w:type="dxa"/>
          </w:tcPr>
          <w:p w14:paraId="19837639" w14:textId="77777777" w:rsidR="00320823" w:rsidRPr="004F34BC" w:rsidRDefault="00320823" w:rsidP="00330C72">
            <w:r>
              <w:t xml:space="preserve">The output of each work package is an input to the next work package. For example, the user requirement specification document is an input to the system requirement specification work package. The system requirement specification document is an input to the system architecture design work package. The high-level design document and component diagram are inputs to the module design work package. The class diagram and module interface </w:t>
            </w:r>
            <w:r>
              <w:lastRenderedPageBreak/>
              <w:t>specification are inputs to the algorithm design work package. The functional prototype is an input to the testing and debugging work package.</w:t>
            </w:r>
          </w:p>
        </w:tc>
      </w:tr>
    </w:tbl>
    <w:p w14:paraId="3CC4A12C" w14:textId="77777777" w:rsidR="00320823" w:rsidRPr="004F34BC" w:rsidRDefault="00320823" w:rsidP="00320823"/>
    <w:p w14:paraId="5E67F351" w14:textId="77777777" w:rsidR="00320823" w:rsidRPr="004F34BC" w:rsidRDefault="00320823" w:rsidP="00320823">
      <w:r>
        <w:br w:type="page"/>
      </w:r>
    </w:p>
    <w:tbl>
      <w:tblPr>
        <w:tblStyle w:val="TableGrid"/>
        <w:tblW w:w="0" w:type="auto"/>
        <w:tblLook w:val="04A0" w:firstRow="1" w:lastRow="0" w:firstColumn="1" w:lastColumn="0" w:noHBand="0" w:noVBand="1"/>
      </w:tblPr>
      <w:tblGrid>
        <w:gridCol w:w="2911"/>
        <w:gridCol w:w="6151"/>
      </w:tblGrid>
      <w:tr w:rsidR="00320823" w:rsidRPr="004F34BC" w14:paraId="629589E3" w14:textId="77777777" w:rsidTr="00330C72">
        <w:tc>
          <w:tcPr>
            <w:tcW w:w="2943" w:type="dxa"/>
            <w:shd w:val="clear" w:color="auto" w:fill="BFBFBF" w:themeFill="background1" w:themeFillShade="BF"/>
          </w:tcPr>
          <w:p w14:paraId="54EE5E90" w14:textId="77777777" w:rsidR="00320823" w:rsidRPr="004F34BC" w:rsidRDefault="00320823" w:rsidP="00330C72">
            <w:pPr>
              <w:rPr>
                <w:b/>
                <w:bCs/>
              </w:rPr>
            </w:pPr>
            <w:r w:rsidRPr="3E1FA745">
              <w:rPr>
                <w:b/>
                <w:bCs/>
              </w:rPr>
              <w:lastRenderedPageBreak/>
              <w:t>Work Package No</w:t>
            </w:r>
          </w:p>
        </w:tc>
        <w:tc>
          <w:tcPr>
            <w:tcW w:w="6269" w:type="dxa"/>
          </w:tcPr>
          <w:p w14:paraId="57AEA8FB" w14:textId="77777777" w:rsidR="00320823" w:rsidRPr="004F34BC" w:rsidRDefault="00320823" w:rsidP="00330C72">
            <w:r>
              <w:t>3</w:t>
            </w:r>
          </w:p>
        </w:tc>
      </w:tr>
      <w:tr w:rsidR="00320823" w:rsidRPr="004F34BC" w14:paraId="6680D41E" w14:textId="77777777" w:rsidTr="00330C72">
        <w:tc>
          <w:tcPr>
            <w:tcW w:w="2943" w:type="dxa"/>
            <w:shd w:val="clear" w:color="auto" w:fill="BFBFBF" w:themeFill="background1" w:themeFillShade="BF"/>
          </w:tcPr>
          <w:p w14:paraId="1DD7A81A" w14:textId="77777777" w:rsidR="00320823" w:rsidRPr="004F34BC" w:rsidRDefault="00320823" w:rsidP="00330C72">
            <w:pPr>
              <w:rPr>
                <w:b/>
                <w:bCs/>
              </w:rPr>
            </w:pPr>
            <w:r w:rsidRPr="3E1FA745">
              <w:rPr>
                <w:b/>
                <w:bCs/>
              </w:rPr>
              <w:t>Work Package Name</w:t>
            </w:r>
          </w:p>
        </w:tc>
        <w:tc>
          <w:tcPr>
            <w:tcW w:w="6269" w:type="dxa"/>
          </w:tcPr>
          <w:p w14:paraId="7558B0BA" w14:textId="77777777" w:rsidR="00320823" w:rsidRPr="004F34BC" w:rsidRDefault="00320823" w:rsidP="00330C72">
            <w:pPr>
              <w:rPr>
                <w:rFonts w:cs="Calibri"/>
                <w:b/>
                <w:bCs/>
                <w:szCs w:val="24"/>
              </w:rPr>
            </w:pPr>
            <w:r w:rsidRPr="3E1FA745">
              <w:rPr>
                <w:rFonts w:cs="Calibri"/>
                <w:b/>
                <w:bCs/>
              </w:rPr>
              <w:t>Development of System Software (Development Stage)</w:t>
            </w:r>
          </w:p>
        </w:tc>
      </w:tr>
      <w:tr w:rsidR="00320823" w:rsidRPr="004F34BC" w14:paraId="2EC6901F" w14:textId="77777777" w:rsidTr="00330C72">
        <w:trPr>
          <w:trHeight w:val="105"/>
        </w:trPr>
        <w:tc>
          <w:tcPr>
            <w:tcW w:w="2943" w:type="dxa"/>
            <w:shd w:val="clear" w:color="auto" w:fill="BFBFBF" w:themeFill="background1" w:themeFillShade="BF"/>
          </w:tcPr>
          <w:p w14:paraId="7756692C" w14:textId="77777777" w:rsidR="00320823" w:rsidRPr="004F34BC" w:rsidRDefault="00320823" w:rsidP="00330C72">
            <w:pPr>
              <w:rPr>
                <w:b/>
                <w:bCs/>
              </w:rPr>
            </w:pPr>
            <w:r w:rsidRPr="3E1FA745">
              <w:rPr>
                <w:b/>
                <w:bCs/>
              </w:rPr>
              <w:t>Start-End Date and Time</w:t>
            </w:r>
          </w:p>
        </w:tc>
        <w:tc>
          <w:tcPr>
            <w:tcW w:w="6269" w:type="dxa"/>
          </w:tcPr>
          <w:p w14:paraId="490DBADD" w14:textId="77777777" w:rsidR="00320823" w:rsidRPr="004F34BC" w:rsidRDefault="00320823" w:rsidP="00330C72">
            <w:r w:rsidRPr="3E1FA745">
              <w:rPr>
                <w:b/>
                <w:bCs/>
              </w:rPr>
              <w:t>10.11.2023-04.12.2023</w:t>
            </w:r>
          </w:p>
        </w:tc>
      </w:tr>
      <w:tr w:rsidR="00320823" w:rsidRPr="004F34BC" w14:paraId="3C2FFE72" w14:textId="77777777" w:rsidTr="00330C72">
        <w:tc>
          <w:tcPr>
            <w:tcW w:w="2943" w:type="dxa"/>
            <w:shd w:val="clear" w:color="auto" w:fill="BFBFBF" w:themeFill="background1" w:themeFillShade="BF"/>
          </w:tcPr>
          <w:p w14:paraId="1293B4F4" w14:textId="77777777" w:rsidR="00320823" w:rsidRPr="004F34BC" w:rsidRDefault="00320823" w:rsidP="00330C72">
            <w:pPr>
              <w:rPr>
                <w:b/>
                <w:bCs/>
              </w:rPr>
            </w:pPr>
            <w:r w:rsidRPr="3E1FA745">
              <w:rPr>
                <w:b/>
                <w:bCs/>
              </w:rPr>
              <w:t>Related Organizations</w:t>
            </w:r>
          </w:p>
        </w:tc>
        <w:tc>
          <w:tcPr>
            <w:tcW w:w="6269" w:type="dxa"/>
          </w:tcPr>
          <w:p w14:paraId="4791B740" w14:textId="77777777" w:rsidR="00320823" w:rsidRPr="004F34BC" w:rsidRDefault="00320823" w:rsidP="00330C72"/>
        </w:tc>
      </w:tr>
    </w:tbl>
    <w:tbl>
      <w:tblPr>
        <w:tblStyle w:val="TableGrid"/>
        <w:tblpPr w:leftFromText="141" w:rightFromText="141" w:vertAnchor="text" w:horzAnchor="margin" w:tblpY="162"/>
        <w:tblW w:w="0" w:type="auto"/>
        <w:tblLook w:val="04A0" w:firstRow="1" w:lastRow="0" w:firstColumn="1" w:lastColumn="0" w:noHBand="0" w:noVBand="1"/>
      </w:tblPr>
      <w:tblGrid>
        <w:gridCol w:w="9062"/>
      </w:tblGrid>
      <w:tr w:rsidR="00320823" w:rsidRPr="004F34BC" w14:paraId="1A4E3D26" w14:textId="77777777" w:rsidTr="00330C72">
        <w:trPr>
          <w:trHeight w:val="303"/>
        </w:trPr>
        <w:tc>
          <w:tcPr>
            <w:tcW w:w="9062" w:type="dxa"/>
            <w:shd w:val="clear" w:color="auto" w:fill="BFBFBF" w:themeFill="background1" w:themeFillShade="BF"/>
          </w:tcPr>
          <w:p w14:paraId="18414058" w14:textId="77777777" w:rsidR="00320823" w:rsidRPr="004F34BC" w:rsidRDefault="00320823" w:rsidP="00330C72">
            <w:pPr>
              <w:rPr>
                <w:b/>
                <w:bCs/>
              </w:rPr>
            </w:pPr>
            <w:r w:rsidRPr="3E1FA745">
              <w:rPr>
                <w:b/>
                <w:bCs/>
              </w:rPr>
              <w:t>1- List the activities of work packages.</w:t>
            </w:r>
          </w:p>
        </w:tc>
      </w:tr>
      <w:tr w:rsidR="00320823" w:rsidRPr="004F34BC" w14:paraId="74364A67" w14:textId="77777777" w:rsidTr="00330C72">
        <w:trPr>
          <w:trHeight w:val="1314"/>
        </w:trPr>
        <w:tc>
          <w:tcPr>
            <w:tcW w:w="9062" w:type="dxa"/>
          </w:tcPr>
          <w:p w14:paraId="468C91BA" w14:textId="77777777" w:rsidR="00320823" w:rsidRPr="00DE719A" w:rsidRDefault="00320823" w:rsidP="00320823">
            <w:pPr>
              <w:pStyle w:val="ListParagraph"/>
              <w:numPr>
                <w:ilvl w:val="0"/>
                <w:numId w:val="34"/>
              </w:numPr>
              <w:spacing w:after="0" w:line="240" w:lineRule="auto"/>
            </w:pPr>
            <w:r>
              <w:t>Define software requirements,</w:t>
            </w:r>
          </w:p>
          <w:p w14:paraId="19BF6BE2" w14:textId="77777777" w:rsidR="00320823" w:rsidRPr="00DE719A" w:rsidRDefault="00320823" w:rsidP="00320823">
            <w:pPr>
              <w:pStyle w:val="ListParagraph"/>
              <w:numPr>
                <w:ilvl w:val="0"/>
                <w:numId w:val="34"/>
              </w:numPr>
              <w:spacing w:after="0" w:line="240" w:lineRule="auto"/>
            </w:pPr>
            <w:r>
              <w:t>Design software architecture</w:t>
            </w:r>
          </w:p>
          <w:p w14:paraId="5F9A7260" w14:textId="77777777" w:rsidR="00320823" w:rsidRPr="00DE719A" w:rsidRDefault="00320823" w:rsidP="00320823">
            <w:pPr>
              <w:pStyle w:val="ListParagraph"/>
              <w:numPr>
                <w:ilvl w:val="0"/>
                <w:numId w:val="34"/>
              </w:numPr>
              <w:spacing w:after="0" w:line="240" w:lineRule="auto"/>
            </w:pPr>
            <w:r>
              <w:t>Develop software modules and components.</w:t>
            </w:r>
          </w:p>
          <w:p w14:paraId="4322AC55" w14:textId="77777777" w:rsidR="00320823" w:rsidRPr="00DE719A" w:rsidRDefault="00320823" w:rsidP="00320823">
            <w:pPr>
              <w:pStyle w:val="ListParagraph"/>
              <w:numPr>
                <w:ilvl w:val="0"/>
                <w:numId w:val="34"/>
              </w:numPr>
              <w:spacing w:after="0" w:line="240" w:lineRule="auto"/>
            </w:pPr>
            <w:r>
              <w:t>Integrate software components and modules.</w:t>
            </w:r>
          </w:p>
          <w:p w14:paraId="243A2274" w14:textId="77777777" w:rsidR="00320823" w:rsidRPr="00DE719A" w:rsidRDefault="00320823" w:rsidP="00320823">
            <w:pPr>
              <w:pStyle w:val="ListParagraph"/>
              <w:numPr>
                <w:ilvl w:val="0"/>
                <w:numId w:val="34"/>
              </w:numPr>
              <w:spacing w:after="0" w:line="240" w:lineRule="auto"/>
            </w:pPr>
            <w:r>
              <w:t>Test software functionality and performance</w:t>
            </w:r>
          </w:p>
          <w:p w14:paraId="6548935B" w14:textId="77777777" w:rsidR="00320823" w:rsidRPr="00DE719A" w:rsidRDefault="00320823" w:rsidP="00320823">
            <w:pPr>
              <w:pStyle w:val="ListParagraph"/>
              <w:numPr>
                <w:ilvl w:val="0"/>
                <w:numId w:val="34"/>
              </w:numPr>
              <w:spacing w:after="0" w:line="240" w:lineRule="auto"/>
            </w:pPr>
            <w:r>
              <w:t>Fix defects and bugs</w:t>
            </w:r>
          </w:p>
          <w:p w14:paraId="2C49F462" w14:textId="77777777" w:rsidR="00320823" w:rsidRPr="00DE719A" w:rsidRDefault="00320823" w:rsidP="00320823">
            <w:pPr>
              <w:pStyle w:val="ListParagraph"/>
              <w:numPr>
                <w:ilvl w:val="0"/>
                <w:numId w:val="34"/>
              </w:numPr>
              <w:spacing w:after="0" w:line="240" w:lineRule="auto"/>
            </w:pPr>
            <w:r>
              <w:t>Deploy software to production environment.</w:t>
            </w:r>
          </w:p>
          <w:p w14:paraId="2C3123C7" w14:textId="77777777" w:rsidR="00320823" w:rsidRPr="00DE719A" w:rsidRDefault="00320823" w:rsidP="00320823">
            <w:pPr>
              <w:pStyle w:val="ListParagraph"/>
              <w:numPr>
                <w:ilvl w:val="0"/>
                <w:numId w:val="34"/>
              </w:numPr>
              <w:spacing w:after="0" w:line="240" w:lineRule="auto"/>
              <w:rPr>
                <w:b/>
                <w:bCs/>
              </w:rPr>
            </w:pPr>
            <w:r>
              <w:t>Provide post-deployment support</w:t>
            </w:r>
          </w:p>
        </w:tc>
      </w:tr>
      <w:tr w:rsidR="00320823" w:rsidRPr="004F34BC" w14:paraId="3551FCA7" w14:textId="77777777" w:rsidTr="00330C72">
        <w:trPr>
          <w:trHeight w:val="370"/>
        </w:trPr>
        <w:tc>
          <w:tcPr>
            <w:tcW w:w="9062" w:type="dxa"/>
            <w:shd w:val="clear" w:color="auto" w:fill="BFBFBF" w:themeFill="background1" w:themeFillShade="BF"/>
          </w:tcPr>
          <w:p w14:paraId="61D14BB3" w14:textId="77777777" w:rsidR="00320823" w:rsidRPr="004F34BC" w:rsidRDefault="00320823" w:rsidP="00330C72">
            <w:pPr>
              <w:rPr>
                <w:b/>
                <w:bCs/>
              </w:rPr>
            </w:pPr>
            <w:r w:rsidRPr="3E1FA745">
              <w:rPr>
                <w:b/>
                <w:bCs/>
              </w:rPr>
              <w:t>2- Describe the methods and parameters that will be used for work package.</w:t>
            </w:r>
          </w:p>
        </w:tc>
      </w:tr>
      <w:tr w:rsidR="00320823" w:rsidRPr="004F34BC" w14:paraId="20CDA476" w14:textId="77777777" w:rsidTr="00330C72">
        <w:trPr>
          <w:trHeight w:val="1635"/>
        </w:trPr>
        <w:tc>
          <w:tcPr>
            <w:tcW w:w="9062" w:type="dxa"/>
          </w:tcPr>
          <w:p w14:paraId="2556585A" w14:textId="77777777" w:rsidR="00320823" w:rsidRPr="00DE719A" w:rsidRDefault="00320823" w:rsidP="00320823">
            <w:pPr>
              <w:pStyle w:val="ListParagraph"/>
              <w:numPr>
                <w:ilvl w:val="0"/>
                <w:numId w:val="36"/>
              </w:numPr>
              <w:spacing w:after="0" w:line="240" w:lineRule="auto"/>
            </w:pPr>
            <w:r>
              <w:t>For defining software requirements: interview stakeholders, gather user stories, analyze existing systems, and document requirements using tools such as use cases, user stories, and requirements documents.</w:t>
            </w:r>
          </w:p>
          <w:p w14:paraId="7C884BAF" w14:textId="77777777" w:rsidR="00320823" w:rsidRPr="00DE719A" w:rsidRDefault="00320823" w:rsidP="00320823">
            <w:pPr>
              <w:pStyle w:val="ListParagraph"/>
              <w:numPr>
                <w:ilvl w:val="0"/>
                <w:numId w:val="36"/>
              </w:numPr>
              <w:spacing w:after="0" w:line="240" w:lineRule="auto"/>
            </w:pPr>
            <w:r>
              <w:t>For designing software architecture: use software design patterns, follow design principles such as SOLID, and use design tools such as UML diagrams.</w:t>
            </w:r>
          </w:p>
          <w:p w14:paraId="13CC745C" w14:textId="77777777" w:rsidR="00320823" w:rsidRPr="00DE719A" w:rsidRDefault="00320823" w:rsidP="00320823">
            <w:pPr>
              <w:pStyle w:val="ListParagraph"/>
              <w:numPr>
                <w:ilvl w:val="0"/>
                <w:numId w:val="36"/>
              </w:numPr>
              <w:spacing w:after="0" w:line="240" w:lineRule="auto"/>
            </w:pPr>
            <w:r>
              <w:t>For developing software modules and components: follow coding standards, use version control, and use appropriate programming languages and frameworks.</w:t>
            </w:r>
          </w:p>
          <w:p w14:paraId="2598A399" w14:textId="77777777" w:rsidR="00320823" w:rsidRPr="00DE719A" w:rsidRDefault="00320823" w:rsidP="00320823">
            <w:pPr>
              <w:pStyle w:val="ListParagraph"/>
              <w:numPr>
                <w:ilvl w:val="0"/>
                <w:numId w:val="36"/>
              </w:numPr>
              <w:spacing w:after="0" w:line="240" w:lineRule="auto"/>
            </w:pPr>
            <w:r>
              <w:t>For integrating software components and modules: use integration testing, follow integration design patterns, and use integration frameworks.</w:t>
            </w:r>
          </w:p>
          <w:p w14:paraId="6BC8E492" w14:textId="77777777" w:rsidR="00320823" w:rsidRPr="00DE719A" w:rsidRDefault="00320823" w:rsidP="00320823">
            <w:pPr>
              <w:pStyle w:val="ListParagraph"/>
              <w:numPr>
                <w:ilvl w:val="0"/>
                <w:numId w:val="36"/>
              </w:numPr>
              <w:spacing w:after="0" w:line="240" w:lineRule="auto"/>
            </w:pPr>
            <w:r>
              <w:t>For testing software functionality and performance: use automated testing, perform functional testing, load testing, and stress testing.</w:t>
            </w:r>
          </w:p>
          <w:p w14:paraId="14F59387" w14:textId="77777777" w:rsidR="00320823" w:rsidRPr="00DE719A" w:rsidRDefault="00320823" w:rsidP="00320823">
            <w:pPr>
              <w:pStyle w:val="ListParagraph"/>
              <w:numPr>
                <w:ilvl w:val="0"/>
                <w:numId w:val="36"/>
              </w:numPr>
              <w:spacing w:after="0" w:line="240" w:lineRule="auto"/>
            </w:pPr>
            <w:r>
              <w:t>For fixing defects and bugs: use a bug tracking system, prioritize and triage bugs, and perform regression testing.</w:t>
            </w:r>
          </w:p>
          <w:p w14:paraId="2C295778" w14:textId="77777777" w:rsidR="00320823" w:rsidRPr="00DE719A" w:rsidRDefault="00320823" w:rsidP="00320823">
            <w:pPr>
              <w:pStyle w:val="ListParagraph"/>
              <w:numPr>
                <w:ilvl w:val="0"/>
                <w:numId w:val="36"/>
              </w:numPr>
              <w:spacing w:after="0" w:line="240" w:lineRule="auto"/>
            </w:pPr>
            <w:r>
              <w:t>For deploying software to production environment: use deployment automation tools, follow deployment checklists, and monitor deployment progress.</w:t>
            </w:r>
          </w:p>
          <w:p w14:paraId="490D5DA0" w14:textId="77777777" w:rsidR="00320823" w:rsidRPr="00DE719A" w:rsidRDefault="00320823" w:rsidP="00320823">
            <w:pPr>
              <w:pStyle w:val="ListParagraph"/>
              <w:numPr>
                <w:ilvl w:val="0"/>
                <w:numId w:val="36"/>
              </w:numPr>
              <w:spacing w:after="0" w:line="240" w:lineRule="auto"/>
            </w:pPr>
            <w:r>
              <w:t>For providing post-deployment support: provide helpdesk support, monitor system performance, and fix defects and bugs reported by users.</w:t>
            </w:r>
          </w:p>
        </w:tc>
      </w:tr>
      <w:tr w:rsidR="00320823" w:rsidRPr="004F34BC" w14:paraId="66F182DF" w14:textId="77777777" w:rsidTr="00330C72">
        <w:trPr>
          <w:trHeight w:val="398"/>
        </w:trPr>
        <w:tc>
          <w:tcPr>
            <w:tcW w:w="9062" w:type="dxa"/>
            <w:shd w:val="clear" w:color="auto" w:fill="BFBFBF" w:themeFill="background1" w:themeFillShade="BF"/>
          </w:tcPr>
          <w:p w14:paraId="0C2AF479" w14:textId="77777777" w:rsidR="00320823" w:rsidRPr="004F34BC" w:rsidRDefault="00320823" w:rsidP="00330C72">
            <w:pPr>
              <w:rPr>
                <w:b/>
                <w:bCs/>
              </w:rPr>
            </w:pPr>
            <w:r w:rsidRPr="3E1FA745">
              <w:rPr>
                <w:b/>
                <w:bCs/>
              </w:rPr>
              <w:t>3- List the experiments, tests and analysis in the work package.</w:t>
            </w:r>
          </w:p>
        </w:tc>
      </w:tr>
      <w:tr w:rsidR="00320823" w:rsidRPr="004F34BC" w14:paraId="0049C573" w14:textId="77777777" w:rsidTr="00330C72">
        <w:trPr>
          <w:trHeight w:val="1418"/>
        </w:trPr>
        <w:tc>
          <w:tcPr>
            <w:tcW w:w="9062" w:type="dxa"/>
          </w:tcPr>
          <w:p w14:paraId="5A3698B3" w14:textId="77777777" w:rsidR="00320823" w:rsidRPr="00DE719A" w:rsidRDefault="00320823" w:rsidP="00320823">
            <w:pPr>
              <w:pStyle w:val="ListParagraph"/>
              <w:numPr>
                <w:ilvl w:val="0"/>
                <w:numId w:val="35"/>
              </w:numPr>
              <w:spacing w:after="0" w:line="240" w:lineRule="auto"/>
            </w:pPr>
            <w:r>
              <w:t>Unit testing</w:t>
            </w:r>
          </w:p>
          <w:p w14:paraId="7B8CF63F" w14:textId="77777777" w:rsidR="00320823" w:rsidRPr="00DE719A" w:rsidRDefault="00320823" w:rsidP="00320823">
            <w:pPr>
              <w:pStyle w:val="ListParagraph"/>
              <w:numPr>
                <w:ilvl w:val="0"/>
                <w:numId w:val="35"/>
              </w:numPr>
              <w:spacing w:after="0" w:line="240" w:lineRule="auto"/>
            </w:pPr>
            <w:r>
              <w:t>Integration testing</w:t>
            </w:r>
          </w:p>
          <w:p w14:paraId="69CFCC51" w14:textId="77777777" w:rsidR="00320823" w:rsidRPr="00DE719A" w:rsidRDefault="00320823" w:rsidP="00320823">
            <w:pPr>
              <w:pStyle w:val="ListParagraph"/>
              <w:numPr>
                <w:ilvl w:val="0"/>
                <w:numId w:val="35"/>
              </w:numPr>
              <w:spacing w:after="0" w:line="240" w:lineRule="auto"/>
            </w:pPr>
            <w:r>
              <w:t>System testing</w:t>
            </w:r>
          </w:p>
          <w:p w14:paraId="63DE1BF6" w14:textId="77777777" w:rsidR="00320823" w:rsidRPr="00DE719A" w:rsidRDefault="00320823" w:rsidP="00320823">
            <w:pPr>
              <w:pStyle w:val="ListParagraph"/>
              <w:numPr>
                <w:ilvl w:val="0"/>
                <w:numId w:val="35"/>
              </w:numPr>
              <w:spacing w:after="0" w:line="240" w:lineRule="auto"/>
            </w:pPr>
            <w:r>
              <w:t>Acceptance testing</w:t>
            </w:r>
          </w:p>
          <w:p w14:paraId="5AE392B8" w14:textId="77777777" w:rsidR="00320823" w:rsidRPr="00DE719A" w:rsidRDefault="00320823" w:rsidP="00320823">
            <w:pPr>
              <w:pStyle w:val="ListParagraph"/>
              <w:numPr>
                <w:ilvl w:val="0"/>
                <w:numId w:val="35"/>
              </w:numPr>
              <w:spacing w:after="0" w:line="240" w:lineRule="auto"/>
            </w:pPr>
            <w:r>
              <w:t>Performance testing</w:t>
            </w:r>
          </w:p>
          <w:p w14:paraId="67807B54" w14:textId="77777777" w:rsidR="00320823" w:rsidRPr="00DE719A" w:rsidRDefault="00320823" w:rsidP="00320823">
            <w:pPr>
              <w:pStyle w:val="ListParagraph"/>
              <w:numPr>
                <w:ilvl w:val="0"/>
                <w:numId w:val="35"/>
              </w:numPr>
              <w:spacing w:after="0" w:line="240" w:lineRule="auto"/>
            </w:pPr>
            <w:r>
              <w:t>Load testing</w:t>
            </w:r>
          </w:p>
          <w:p w14:paraId="4708213A" w14:textId="77777777" w:rsidR="00320823" w:rsidRPr="00DE719A" w:rsidRDefault="00320823" w:rsidP="00320823">
            <w:pPr>
              <w:pStyle w:val="ListParagraph"/>
              <w:numPr>
                <w:ilvl w:val="0"/>
                <w:numId w:val="35"/>
              </w:numPr>
              <w:spacing w:after="0" w:line="240" w:lineRule="auto"/>
            </w:pPr>
            <w:r>
              <w:t>Stress testing</w:t>
            </w:r>
          </w:p>
          <w:p w14:paraId="1DEF9480" w14:textId="77777777" w:rsidR="00320823" w:rsidRPr="00DE719A" w:rsidRDefault="00320823" w:rsidP="00320823">
            <w:pPr>
              <w:pStyle w:val="ListParagraph"/>
              <w:numPr>
                <w:ilvl w:val="0"/>
                <w:numId w:val="35"/>
              </w:numPr>
              <w:spacing w:after="0" w:line="240" w:lineRule="auto"/>
            </w:pPr>
            <w:r>
              <w:t>Security testing</w:t>
            </w:r>
          </w:p>
          <w:p w14:paraId="0B20B198" w14:textId="77777777" w:rsidR="00320823" w:rsidRPr="00DE719A" w:rsidRDefault="00320823" w:rsidP="00320823">
            <w:pPr>
              <w:pStyle w:val="ListParagraph"/>
              <w:numPr>
                <w:ilvl w:val="0"/>
                <w:numId w:val="35"/>
              </w:numPr>
              <w:spacing w:after="0" w:line="240" w:lineRule="auto"/>
            </w:pPr>
            <w:r>
              <w:lastRenderedPageBreak/>
              <w:t>Usability testing</w:t>
            </w:r>
          </w:p>
        </w:tc>
      </w:tr>
      <w:tr w:rsidR="00320823" w:rsidRPr="004F34BC" w14:paraId="13BE58EB" w14:textId="77777777" w:rsidTr="00330C72">
        <w:trPr>
          <w:trHeight w:val="423"/>
        </w:trPr>
        <w:tc>
          <w:tcPr>
            <w:tcW w:w="9062" w:type="dxa"/>
            <w:shd w:val="clear" w:color="auto" w:fill="BFBFBF" w:themeFill="background1" w:themeFillShade="BF"/>
          </w:tcPr>
          <w:p w14:paraId="29288D38" w14:textId="77777777" w:rsidR="00320823" w:rsidRPr="004F34BC" w:rsidRDefault="00320823" w:rsidP="00330C72">
            <w:pPr>
              <w:rPr>
                <w:b/>
                <w:bCs/>
              </w:rPr>
            </w:pPr>
            <w:r w:rsidRPr="3E1FA745">
              <w:rPr>
                <w:b/>
                <w:bCs/>
              </w:rPr>
              <w:lastRenderedPageBreak/>
              <w:t>4- List the output of work package and its success criteria’s.</w:t>
            </w:r>
          </w:p>
        </w:tc>
      </w:tr>
      <w:tr w:rsidR="00320823" w:rsidRPr="004F34BC" w14:paraId="1795EF1D" w14:textId="77777777" w:rsidTr="00330C72">
        <w:trPr>
          <w:trHeight w:val="1698"/>
        </w:trPr>
        <w:tc>
          <w:tcPr>
            <w:tcW w:w="9062" w:type="dxa"/>
          </w:tcPr>
          <w:p w14:paraId="0865DA62" w14:textId="77777777" w:rsidR="00320823" w:rsidRPr="00057CDA" w:rsidRDefault="00320823" w:rsidP="00320823">
            <w:pPr>
              <w:pStyle w:val="ListParagraph"/>
              <w:numPr>
                <w:ilvl w:val="0"/>
                <w:numId w:val="44"/>
              </w:numPr>
              <w:spacing w:after="0" w:line="240" w:lineRule="auto"/>
            </w:pPr>
            <w:r>
              <w:t>Software modules and components</w:t>
            </w:r>
          </w:p>
          <w:p w14:paraId="46779F1E" w14:textId="77777777" w:rsidR="00320823" w:rsidRPr="00057CDA" w:rsidRDefault="00320823" w:rsidP="00320823">
            <w:pPr>
              <w:pStyle w:val="ListParagraph"/>
              <w:numPr>
                <w:ilvl w:val="0"/>
                <w:numId w:val="44"/>
              </w:numPr>
              <w:spacing w:after="0" w:line="240" w:lineRule="auto"/>
            </w:pPr>
            <w:r>
              <w:t>Integrated software system</w:t>
            </w:r>
          </w:p>
          <w:p w14:paraId="7620209B" w14:textId="77777777" w:rsidR="00320823" w:rsidRPr="00057CDA" w:rsidRDefault="00320823" w:rsidP="00320823">
            <w:pPr>
              <w:pStyle w:val="ListParagraph"/>
              <w:numPr>
                <w:ilvl w:val="0"/>
                <w:numId w:val="44"/>
              </w:numPr>
              <w:spacing w:after="0" w:line="240" w:lineRule="auto"/>
            </w:pPr>
            <w:r>
              <w:t>Tested and validated software system</w:t>
            </w:r>
          </w:p>
          <w:p w14:paraId="498FCAED" w14:textId="77777777" w:rsidR="00320823" w:rsidRPr="00057CDA" w:rsidRDefault="00320823" w:rsidP="00320823">
            <w:pPr>
              <w:pStyle w:val="ListParagraph"/>
              <w:numPr>
                <w:ilvl w:val="0"/>
                <w:numId w:val="44"/>
              </w:numPr>
              <w:spacing w:after="0" w:line="240" w:lineRule="auto"/>
            </w:pPr>
            <w:r>
              <w:t>Deployed software system to production environment</w:t>
            </w:r>
          </w:p>
          <w:p w14:paraId="2C68C03D" w14:textId="77777777" w:rsidR="00320823" w:rsidRPr="00057CDA" w:rsidRDefault="00320823" w:rsidP="00320823">
            <w:pPr>
              <w:pStyle w:val="ListParagraph"/>
              <w:numPr>
                <w:ilvl w:val="0"/>
                <w:numId w:val="44"/>
              </w:numPr>
              <w:spacing w:after="0" w:line="240" w:lineRule="auto"/>
            </w:pPr>
            <w:r>
              <w:t>Bug-free and reliable software system</w:t>
            </w:r>
          </w:p>
          <w:p w14:paraId="49A3AB57" w14:textId="77777777" w:rsidR="00320823" w:rsidRPr="00057CDA" w:rsidRDefault="00320823" w:rsidP="00320823">
            <w:pPr>
              <w:pStyle w:val="ListParagraph"/>
              <w:numPr>
                <w:ilvl w:val="0"/>
                <w:numId w:val="44"/>
              </w:numPr>
              <w:spacing w:after="0" w:line="240" w:lineRule="auto"/>
            </w:pPr>
            <w:r>
              <w:t>User-friendly and efficient software system</w:t>
            </w:r>
          </w:p>
          <w:p w14:paraId="26F117E0" w14:textId="77777777" w:rsidR="00320823" w:rsidRPr="00057CDA" w:rsidRDefault="00320823" w:rsidP="00320823">
            <w:pPr>
              <w:pStyle w:val="ListParagraph"/>
              <w:numPr>
                <w:ilvl w:val="0"/>
                <w:numId w:val="44"/>
              </w:numPr>
              <w:spacing w:after="0" w:line="240" w:lineRule="auto"/>
            </w:pPr>
            <w:r>
              <w:t>Meeting stakeholder requirements and expectations</w:t>
            </w:r>
          </w:p>
          <w:p w14:paraId="0A2DBC1A" w14:textId="77777777" w:rsidR="00320823" w:rsidRPr="00057CDA" w:rsidRDefault="00320823" w:rsidP="00320823">
            <w:pPr>
              <w:pStyle w:val="ListParagraph"/>
              <w:numPr>
                <w:ilvl w:val="0"/>
                <w:numId w:val="44"/>
              </w:numPr>
              <w:spacing w:after="0" w:line="240" w:lineRule="auto"/>
              <w:rPr>
                <w:b/>
                <w:bCs/>
              </w:rPr>
            </w:pPr>
            <w:r>
              <w:t>Meeting project schedule and budget constraints</w:t>
            </w:r>
          </w:p>
        </w:tc>
      </w:tr>
      <w:tr w:rsidR="00320823" w:rsidRPr="004F34BC" w14:paraId="0203C74E" w14:textId="77777777" w:rsidTr="00330C72">
        <w:tc>
          <w:tcPr>
            <w:tcW w:w="9062" w:type="dxa"/>
            <w:shd w:val="clear" w:color="auto" w:fill="BFBFBF" w:themeFill="background1" w:themeFillShade="BF"/>
          </w:tcPr>
          <w:p w14:paraId="6E02F1D1" w14:textId="77777777" w:rsidR="00320823" w:rsidRPr="004F34BC" w:rsidRDefault="00320823" w:rsidP="00330C72">
            <w:pPr>
              <w:rPr>
                <w:b/>
                <w:bCs/>
              </w:rPr>
            </w:pPr>
            <w:r w:rsidRPr="3E1FA745">
              <w:rPr>
                <w:b/>
                <w:bCs/>
              </w:rPr>
              <w:t>5- Explain the relation of output with other work packages</w:t>
            </w:r>
          </w:p>
        </w:tc>
      </w:tr>
      <w:tr w:rsidR="00320823" w:rsidRPr="004F34BC" w14:paraId="69C4716D" w14:textId="77777777" w:rsidTr="00330C72">
        <w:trPr>
          <w:trHeight w:val="1902"/>
        </w:trPr>
        <w:tc>
          <w:tcPr>
            <w:tcW w:w="9062" w:type="dxa"/>
          </w:tcPr>
          <w:p w14:paraId="6601AFDC" w14:textId="77777777" w:rsidR="00320823" w:rsidRPr="004F34BC" w:rsidRDefault="00320823" w:rsidP="00330C72">
            <w:r>
              <w:t>The output of this work package (developed and tested software system) is related to the output of the previous work packages (software requirements and software architecture) as it builds on the requirements and design to develop a working software system. The output is also related to the next work package (software maintenance and support) as it provides a reliable and maintainable software system for ongoing support and improvements.</w:t>
            </w:r>
          </w:p>
        </w:tc>
      </w:tr>
    </w:tbl>
    <w:p w14:paraId="30403FA9" w14:textId="77777777" w:rsidR="00320823" w:rsidRPr="004F34BC" w:rsidRDefault="00320823" w:rsidP="00320823"/>
    <w:p w14:paraId="2BD700CD" w14:textId="77777777" w:rsidR="00320823" w:rsidRPr="004F34BC" w:rsidRDefault="00320823" w:rsidP="00320823">
      <w:r>
        <w:br w:type="page"/>
      </w:r>
    </w:p>
    <w:tbl>
      <w:tblPr>
        <w:tblStyle w:val="TableGrid"/>
        <w:tblW w:w="0" w:type="auto"/>
        <w:tblLook w:val="04A0" w:firstRow="1" w:lastRow="0" w:firstColumn="1" w:lastColumn="0" w:noHBand="0" w:noVBand="1"/>
      </w:tblPr>
      <w:tblGrid>
        <w:gridCol w:w="2909"/>
        <w:gridCol w:w="6153"/>
      </w:tblGrid>
      <w:tr w:rsidR="00320823" w:rsidRPr="004F34BC" w14:paraId="401AE314" w14:textId="77777777" w:rsidTr="00330C72">
        <w:tc>
          <w:tcPr>
            <w:tcW w:w="2943" w:type="dxa"/>
            <w:shd w:val="clear" w:color="auto" w:fill="BFBFBF" w:themeFill="background1" w:themeFillShade="BF"/>
          </w:tcPr>
          <w:p w14:paraId="72467A1B" w14:textId="77777777" w:rsidR="00320823" w:rsidRPr="004F34BC" w:rsidRDefault="00320823" w:rsidP="00330C72">
            <w:pPr>
              <w:rPr>
                <w:b/>
                <w:bCs/>
              </w:rPr>
            </w:pPr>
            <w:r w:rsidRPr="3E1FA745">
              <w:rPr>
                <w:b/>
                <w:bCs/>
              </w:rPr>
              <w:lastRenderedPageBreak/>
              <w:t>Work Package No</w:t>
            </w:r>
          </w:p>
        </w:tc>
        <w:tc>
          <w:tcPr>
            <w:tcW w:w="6269" w:type="dxa"/>
          </w:tcPr>
          <w:p w14:paraId="14C76282" w14:textId="77777777" w:rsidR="00320823" w:rsidRPr="004F34BC" w:rsidRDefault="00320823" w:rsidP="00330C72">
            <w:r>
              <w:t>4</w:t>
            </w:r>
          </w:p>
        </w:tc>
      </w:tr>
      <w:tr w:rsidR="00320823" w:rsidRPr="004F34BC" w14:paraId="68CA0E7D" w14:textId="77777777" w:rsidTr="00330C72">
        <w:tc>
          <w:tcPr>
            <w:tcW w:w="2943" w:type="dxa"/>
            <w:shd w:val="clear" w:color="auto" w:fill="BFBFBF" w:themeFill="background1" w:themeFillShade="BF"/>
          </w:tcPr>
          <w:p w14:paraId="6286458A" w14:textId="77777777" w:rsidR="00320823" w:rsidRPr="004F34BC" w:rsidRDefault="00320823" w:rsidP="00330C72">
            <w:pPr>
              <w:rPr>
                <w:b/>
                <w:bCs/>
              </w:rPr>
            </w:pPr>
            <w:r w:rsidRPr="3E1FA745">
              <w:rPr>
                <w:b/>
                <w:bCs/>
              </w:rPr>
              <w:t>Work Package Name</w:t>
            </w:r>
          </w:p>
        </w:tc>
        <w:tc>
          <w:tcPr>
            <w:tcW w:w="6269" w:type="dxa"/>
          </w:tcPr>
          <w:p w14:paraId="54269FB7" w14:textId="77777777" w:rsidR="00320823" w:rsidRPr="004F34BC" w:rsidRDefault="00320823" w:rsidP="00330C72">
            <w:pPr>
              <w:rPr>
                <w:rFonts w:cs="Calibri"/>
                <w:b/>
                <w:bCs/>
                <w:szCs w:val="24"/>
              </w:rPr>
            </w:pPr>
            <w:r w:rsidRPr="3E1FA745">
              <w:rPr>
                <w:rFonts w:cs="Calibri"/>
                <w:b/>
                <w:bCs/>
              </w:rPr>
              <w:t>Prototype Implementation and Test Study and Maintenance (Test &amp; Maintenance stage)</w:t>
            </w:r>
          </w:p>
        </w:tc>
      </w:tr>
      <w:tr w:rsidR="00320823" w:rsidRPr="004F34BC" w14:paraId="238F1832" w14:textId="77777777" w:rsidTr="00330C72">
        <w:trPr>
          <w:trHeight w:val="105"/>
        </w:trPr>
        <w:tc>
          <w:tcPr>
            <w:tcW w:w="2943" w:type="dxa"/>
            <w:shd w:val="clear" w:color="auto" w:fill="BFBFBF" w:themeFill="background1" w:themeFillShade="BF"/>
          </w:tcPr>
          <w:p w14:paraId="2A9AB78A" w14:textId="77777777" w:rsidR="00320823" w:rsidRPr="004F34BC" w:rsidRDefault="00320823" w:rsidP="00330C72">
            <w:pPr>
              <w:rPr>
                <w:b/>
                <w:bCs/>
              </w:rPr>
            </w:pPr>
            <w:r w:rsidRPr="3E1FA745">
              <w:rPr>
                <w:b/>
                <w:bCs/>
              </w:rPr>
              <w:t>Start-End Date and Time</w:t>
            </w:r>
          </w:p>
        </w:tc>
        <w:tc>
          <w:tcPr>
            <w:tcW w:w="6269" w:type="dxa"/>
          </w:tcPr>
          <w:p w14:paraId="0C7FF2B7" w14:textId="77777777" w:rsidR="00320823" w:rsidRPr="00222BCF" w:rsidRDefault="00320823" w:rsidP="00330C72">
            <w:pPr>
              <w:rPr>
                <w:b/>
                <w:bCs/>
              </w:rPr>
            </w:pPr>
            <w:r w:rsidRPr="3E1FA745">
              <w:rPr>
                <w:b/>
                <w:bCs/>
              </w:rPr>
              <w:t>05.12.2023-24.12.2023</w:t>
            </w:r>
          </w:p>
        </w:tc>
      </w:tr>
      <w:tr w:rsidR="00320823" w:rsidRPr="004F34BC" w14:paraId="6B525BE9" w14:textId="77777777" w:rsidTr="00330C72">
        <w:tc>
          <w:tcPr>
            <w:tcW w:w="2943" w:type="dxa"/>
            <w:shd w:val="clear" w:color="auto" w:fill="BFBFBF" w:themeFill="background1" w:themeFillShade="BF"/>
          </w:tcPr>
          <w:p w14:paraId="439FF51B" w14:textId="77777777" w:rsidR="00320823" w:rsidRPr="004F34BC" w:rsidRDefault="00320823" w:rsidP="00330C72">
            <w:pPr>
              <w:rPr>
                <w:b/>
                <w:bCs/>
              </w:rPr>
            </w:pPr>
            <w:r w:rsidRPr="3E1FA745">
              <w:rPr>
                <w:b/>
                <w:bCs/>
              </w:rPr>
              <w:t>Related Organizations</w:t>
            </w:r>
          </w:p>
        </w:tc>
        <w:tc>
          <w:tcPr>
            <w:tcW w:w="6269" w:type="dxa"/>
          </w:tcPr>
          <w:p w14:paraId="6A8AD676" w14:textId="77777777" w:rsidR="00320823" w:rsidRPr="004F34BC" w:rsidRDefault="00320823" w:rsidP="00330C72"/>
        </w:tc>
      </w:tr>
    </w:tbl>
    <w:tbl>
      <w:tblPr>
        <w:tblStyle w:val="TableGrid"/>
        <w:tblpPr w:leftFromText="141" w:rightFromText="141" w:vertAnchor="text" w:horzAnchor="margin" w:tblpY="162"/>
        <w:tblW w:w="0" w:type="auto"/>
        <w:tblLook w:val="04A0" w:firstRow="1" w:lastRow="0" w:firstColumn="1" w:lastColumn="0" w:noHBand="0" w:noVBand="1"/>
      </w:tblPr>
      <w:tblGrid>
        <w:gridCol w:w="9062"/>
      </w:tblGrid>
      <w:tr w:rsidR="00320823" w:rsidRPr="004F34BC" w14:paraId="0983C120" w14:textId="77777777" w:rsidTr="00330C72">
        <w:trPr>
          <w:trHeight w:val="303"/>
        </w:trPr>
        <w:tc>
          <w:tcPr>
            <w:tcW w:w="9062" w:type="dxa"/>
            <w:shd w:val="clear" w:color="auto" w:fill="BFBFBF" w:themeFill="background1" w:themeFillShade="BF"/>
          </w:tcPr>
          <w:p w14:paraId="519CDAD3" w14:textId="77777777" w:rsidR="00320823" w:rsidRPr="004F34BC" w:rsidRDefault="00320823" w:rsidP="00330C72">
            <w:pPr>
              <w:rPr>
                <w:b/>
                <w:bCs/>
              </w:rPr>
            </w:pPr>
            <w:r w:rsidRPr="3E1FA745">
              <w:rPr>
                <w:b/>
                <w:bCs/>
              </w:rPr>
              <w:t>1- List the activities of work packages.</w:t>
            </w:r>
          </w:p>
        </w:tc>
      </w:tr>
      <w:tr w:rsidR="00320823" w:rsidRPr="004F34BC" w14:paraId="0DD89BC7" w14:textId="77777777" w:rsidTr="00330C72">
        <w:trPr>
          <w:trHeight w:val="1314"/>
        </w:trPr>
        <w:tc>
          <w:tcPr>
            <w:tcW w:w="9062" w:type="dxa"/>
          </w:tcPr>
          <w:p w14:paraId="1E948E64" w14:textId="77777777" w:rsidR="00320823" w:rsidRPr="0003054D" w:rsidRDefault="00320823" w:rsidP="00330C72">
            <w:r>
              <w:t>Conducting system testing</w:t>
            </w:r>
          </w:p>
          <w:p w14:paraId="44275AC9" w14:textId="77777777" w:rsidR="00320823" w:rsidRPr="0003054D" w:rsidRDefault="00320823" w:rsidP="00330C72">
            <w:r>
              <w:t>Conducting user acceptance testing</w:t>
            </w:r>
          </w:p>
          <w:p w14:paraId="34D29D4C" w14:textId="77777777" w:rsidR="00320823" w:rsidRPr="0003054D" w:rsidRDefault="00320823" w:rsidP="00330C72">
            <w:r>
              <w:t>Conducting performance testing</w:t>
            </w:r>
          </w:p>
          <w:p w14:paraId="0EE94301" w14:textId="77777777" w:rsidR="00320823" w:rsidRPr="0003054D" w:rsidRDefault="00320823" w:rsidP="00330C72">
            <w:r>
              <w:t>Conducting security testing</w:t>
            </w:r>
          </w:p>
          <w:p w14:paraId="25BC4166" w14:textId="77777777" w:rsidR="00320823" w:rsidRPr="0003054D" w:rsidRDefault="00320823" w:rsidP="00330C72">
            <w:r>
              <w:t>Conducting maintenance and support activities</w:t>
            </w:r>
          </w:p>
          <w:p w14:paraId="4225BD32" w14:textId="77777777" w:rsidR="00320823" w:rsidRPr="0003054D" w:rsidRDefault="00320823" w:rsidP="00330C72">
            <w:r>
              <w:t>Monitoring system performance and user feedback</w:t>
            </w:r>
          </w:p>
          <w:p w14:paraId="3CD80A85" w14:textId="77777777" w:rsidR="00320823" w:rsidRPr="0003054D" w:rsidRDefault="00320823" w:rsidP="00330C72">
            <w:r>
              <w:t>Identifying and addressing defects or bugs</w:t>
            </w:r>
          </w:p>
          <w:p w14:paraId="4718649C" w14:textId="77777777" w:rsidR="00320823" w:rsidRPr="004F34BC" w:rsidRDefault="00320823" w:rsidP="00330C72">
            <w:pPr>
              <w:rPr>
                <w:b/>
                <w:bCs/>
              </w:rPr>
            </w:pPr>
            <w:r>
              <w:t>Updating system documentation and user manuals</w:t>
            </w:r>
          </w:p>
        </w:tc>
      </w:tr>
      <w:tr w:rsidR="00320823" w:rsidRPr="004F34BC" w14:paraId="377F5F61" w14:textId="77777777" w:rsidTr="00330C72">
        <w:trPr>
          <w:trHeight w:val="370"/>
        </w:trPr>
        <w:tc>
          <w:tcPr>
            <w:tcW w:w="9062" w:type="dxa"/>
            <w:shd w:val="clear" w:color="auto" w:fill="BFBFBF" w:themeFill="background1" w:themeFillShade="BF"/>
          </w:tcPr>
          <w:p w14:paraId="49DCD25F" w14:textId="77777777" w:rsidR="00320823" w:rsidRPr="004F34BC" w:rsidRDefault="00320823" w:rsidP="00330C72">
            <w:pPr>
              <w:rPr>
                <w:b/>
                <w:bCs/>
              </w:rPr>
            </w:pPr>
            <w:r w:rsidRPr="3E1FA745">
              <w:rPr>
                <w:b/>
                <w:bCs/>
              </w:rPr>
              <w:t>2- Describe the methods and parameters that will be used for work package.</w:t>
            </w:r>
          </w:p>
        </w:tc>
      </w:tr>
      <w:tr w:rsidR="00320823" w:rsidRPr="004F34BC" w14:paraId="7307BA69" w14:textId="77777777" w:rsidTr="00330C72">
        <w:trPr>
          <w:trHeight w:val="1635"/>
        </w:trPr>
        <w:tc>
          <w:tcPr>
            <w:tcW w:w="9062" w:type="dxa"/>
          </w:tcPr>
          <w:p w14:paraId="2C7AD00D" w14:textId="77777777" w:rsidR="00320823" w:rsidRPr="0003054D" w:rsidRDefault="00320823" w:rsidP="00330C72">
            <w:r>
              <w:t>Developing test plans and test cases</w:t>
            </w:r>
          </w:p>
          <w:p w14:paraId="7E8C44F5" w14:textId="77777777" w:rsidR="00320823" w:rsidRPr="0003054D" w:rsidRDefault="00320823" w:rsidP="00330C72">
            <w:r>
              <w:t>Executing tests and recording results</w:t>
            </w:r>
          </w:p>
          <w:p w14:paraId="663E5AB8" w14:textId="77777777" w:rsidR="00320823" w:rsidRPr="0003054D" w:rsidRDefault="00320823" w:rsidP="00330C72">
            <w:r>
              <w:t>Analyzing test results and identifying defects</w:t>
            </w:r>
          </w:p>
          <w:p w14:paraId="012B3E75" w14:textId="77777777" w:rsidR="00320823" w:rsidRPr="004F34BC" w:rsidRDefault="00320823" w:rsidP="00330C72">
            <w:r>
              <w:t>Prioritizing and addressing defects</w:t>
            </w:r>
          </w:p>
        </w:tc>
      </w:tr>
      <w:tr w:rsidR="00320823" w:rsidRPr="004F34BC" w14:paraId="009F6E9C" w14:textId="77777777" w:rsidTr="00330C72">
        <w:trPr>
          <w:trHeight w:val="398"/>
        </w:trPr>
        <w:tc>
          <w:tcPr>
            <w:tcW w:w="9062" w:type="dxa"/>
            <w:shd w:val="clear" w:color="auto" w:fill="BFBFBF" w:themeFill="background1" w:themeFillShade="BF"/>
          </w:tcPr>
          <w:p w14:paraId="0A8738EC" w14:textId="77777777" w:rsidR="00320823" w:rsidRPr="004F34BC" w:rsidRDefault="00320823" w:rsidP="00330C72">
            <w:pPr>
              <w:rPr>
                <w:b/>
                <w:bCs/>
              </w:rPr>
            </w:pPr>
            <w:r w:rsidRPr="3E1FA745">
              <w:rPr>
                <w:b/>
                <w:bCs/>
              </w:rPr>
              <w:t>3- List the experiments, tests and analysis in the work package.</w:t>
            </w:r>
          </w:p>
        </w:tc>
      </w:tr>
      <w:tr w:rsidR="00320823" w:rsidRPr="004F34BC" w14:paraId="5C4CF250" w14:textId="77777777" w:rsidTr="00330C72">
        <w:trPr>
          <w:trHeight w:val="1418"/>
        </w:trPr>
        <w:tc>
          <w:tcPr>
            <w:tcW w:w="9062" w:type="dxa"/>
          </w:tcPr>
          <w:p w14:paraId="4B47918A" w14:textId="77777777" w:rsidR="00D36A19" w:rsidRDefault="00D36A19" w:rsidP="00D36A19">
            <w:r>
              <w:lastRenderedPageBreak/>
              <w:t>- Testing the system to make sure that every part functions as a whole.</w:t>
            </w:r>
          </w:p>
          <w:p w14:paraId="13A728B0" w14:textId="77777777" w:rsidR="00D36A19" w:rsidRDefault="00D36A19" w:rsidP="00D36A19">
            <w:r>
              <w:t>-Carrying out user acceptability testing to make sure the program satisfies user requirements.</w:t>
            </w:r>
          </w:p>
          <w:p w14:paraId="0ED09B57" w14:textId="77777777" w:rsidR="00D36A19" w:rsidRDefault="00D36A19" w:rsidP="00D36A19">
            <w:r>
              <w:t>-Performance testing to make sure the program satisfies performance standards.</w:t>
            </w:r>
          </w:p>
          <w:p w14:paraId="76880C4E" w14:textId="26BCC478" w:rsidR="00320823" w:rsidRPr="004F34BC" w:rsidRDefault="00D36A19" w:rsidP="00D36A19">
            <w:r>
              <w:t>-Performing security tests to make sure the program is safe.</w:t>
            </w:r>
          </w:p>
        </w:tc>
      </w:tr>
      <w:tr w:rsidR="00320823" w:rsidRPr="004F34BC" w14:paraId="7949615C" w14:textId="77777777" w:rsidTr="00330C72">
        <w:trPr>
          <w:trHeight w:val="423"/>
        </w:trPr>
        <w:tc>
          <w:tcPr>
            <w:tcW w:w="9062" w:type="dxa"/>
            <w:shd w:val="clear" w:color="auto" w:fill="BFBFBF" w:themeFill="background1" w:themeFillShade="BF"/>
          </w:tcPr>
          <w:p w14:paraId="0EF8C926" w14:textId="77777777" w:rsidR="00320823" w:rsidRPr="004F34BC" w:rsidRDefault="00320823" w:rsidP="00330C72">
            <w:pPr>
              <w:rPr>
                <w:b/>
                <w:bCs/>
              </w:rPr>
            </w:pPr>
            <w:r w:rsidRPr="3E1FA745">
              <w:rPr>
                <w:b/>
                <w:bCs/>
              </w:rPr>
              <w:t>4- List the output of work package and its success criterias.</w:t>
            </w:r>
          </w:p>
        </w:tc>
      </w:tr>
      <w:tr w:rsidR="00320823" w:rsidRPr="004F34BC" w14:paraId="28A4DE1C" w14:textId="77777777" w:rsidTr="00330C72">
        <w:trPr>
          <w:trHeight w:val="1698"/>
        </w:trPr>
        <w:tc>
          <w:tcPr>
            <w:tcW w:w="9062" w:type="dxa"/>
          </w:tcPr>
          <w:p w14:paraId="0F290D39" w14:textId="77777777" w:rsidR="00320823" w:rsidRPr="004F34BC" w:rsidRDefault="00320823" w:rsidP="00330C72">
            <w:pPr>
              <w:rPr>
                <w:b/>
                <w:bCs/>
              </w:rPr>
            </w:pPr>
            <w:r w:rsidRPr="3E1FA745">
              <w:rPr>
                <w:b/>
                <w:bCs/>
              </w:rPr>
              <w:t>Outputs:</w:t>
            </w:r>
          </w:p>
          <w:p w14:paraId="34ECEE7E" w14:textId="77777777" w:rsidR="00320823" w:rsidRPr="0003054D" w:rsidRDefault="00320823" w:rsidP="00330C72">
            <w:r>
              <w:t>Completed prototype implementation.</w:t>
            </w:r>
          </w:p>
          <w:p w14:paraId="008626C1" w14:textId="77777777" w:rsidR="00320823" w:rsidRPr="0003054D" w:rsidRDefault="00320823" w:rsidP="00330C72">
            <w:r>
              <w:t>Test plans and test result reports</w:t>
            </w:r>
          </w:p>
          <w:p w14:paraId="35895876" w14:textId="77777777" w:rsidR="00320823" w:rsidRPr="0003054D" w:rsidRDefault="00320823" w:rsidP="00330C72">
            <w:r>
              <w:t>Bug reports and solutions</w:t>
            </w:r>
          </w:p>
          <w:p w14:paraId="71136FFF" w14:textId="77777777" w:rsidR="00320823" w:rsidRPr="0003054D" w:rsidRDefault="00320823" w:rsidP="00330C72">
            <w:r>
              <w:t>Updated system documentation and user guides</w:t>
            </w:r>
          </w:p>
          <w:p w14:paraId="11BC79BC" w14:textId="77777777" w:rsidR="00320823" w:rsidRPr="004F34BC" w:rsidRDefault="00320823" w:rsidP="00330C72">
            <w:r>
              <w:t>Maintenance and support procedures</w:t>
            </w:r>
          </w:p>
          <w:p w14:paraId="0696CA96" w14:textId="77777777" w:rsidR="00320823" w:rsidRPr="004F34BC" w:rsidRDefault="00320823" w:rsidP="00330C72">
            <w:pPr>
              <w:rPr>
                <w:b/>
                <w:bCs/>
              </w:rPr>
            </w:pPr>
            <w:r w:rsidRPr="3E1FA745">
              <w:rPr>
                <w:b/>
                <w:bCs/>
              </w:rPr>
              <w:t>Success Criteria’s:</w:t>
            </w:r>
          </w:p>
          <w:p w14:paraId="61E69330" w14:textId="77777777" w:rsidR="00320823" w:rsidRPr="0003054D" w:rsidRDefault="00320823" w:rsidP="00330C72">
            <w:r>
              <w:t>Availability of the prototype application at a certain level</w:t>
            </w:r>
          </w:p>
          <w:p w14:paraId="65A98934" w14:textId="77777777" w:rsidR="00320823" w:rsidRPr="0003054D" w:rsidRDefault="00320823" w:rsidP="00330C72">
            <w:r>
              <w:t>Tests reach and pass a certain coverage area.</w:t>
            </w:r>
          </w:p>
          <w:p w14:paraId="340177E4" w14:textId="77777777" w:rsidR="00320823" w:rsidRPr="0003054D" w:rsidRDefault="00320823" w:rsidP="00330C72">
            <w:r>
              <w:t>Reducing the error rate below a certain level</w:t>
            </w:r>
          </w:p>
          <w:p w14:paraId="3761442A" w14:textId="77777777" w:rsidR="00320823" w:rsidRPr="0003054D" w:rsidRDefault="00320823" w:rsidP="00330C72">
            <w:r>
              <w:t>Updated documentation to meet user needs.</w:t>
            </w:r>
          </w:p>
          <w:p w14:paraId="2980CD09" w14:textId="77777777" w:rsidR="00320823" w:rsidRPr="004F34BC" w:rsidRDefault="00320823" w:rsidP="00330C72">
            <w:pPr>
              <w:rPr>
                <w:b/>
                <w:bCs/>
              </w:rPr>
            </w:pPr>
            <w:r>
              <w:t>Maintenance and support procedures have a certain quality standard.</w:t>
            </w:r>
          </w:p>
          <w:p w14:paraId="4D469A93" w14:textId="77777777" w:rsidR="00320823" w:rsidRPr="004F34BC" w:rsidRDefault="00320823" w:rsidP="00330C72">
            <w:pPr>
              <w:rPr>
                <w:b/>
                <w:bCs/>
              </w:rPr>
            </w:pPr>
          </w:p>
        </w:tc>
      </w:tr>
      <w:tr w:rsidR="00320823" w:rsidRPr="004F34BC" w14:paraId="365728B3" w14:textId="77777777" w:rsidTr="00330C72">
        <w:tc>
          <w:tcPr>
            <w:tcW w:w="9062" w:type="dxa"/>
            <w:shd w:val="clear" w:color="auto" w:fill="BFBFBF" w:themeFill="background1" w:themeFillShade="BF"/>
          </w:tcPr>
          <w:p w14:paraId="57E99071" w14:textId="77777777" w:rsidR="00320823" w:rsidRPr="004F34BC" w:rsidRDefault="00320823" w:rsidP="00330C72">
            <w:pPr>
              <w:rPr>
                <w:b/>
                <w:bCs/>
              </w:rPr>
            </w:pPr>
            <w:r w:rsidRPr="3E1FA745">
              <w:rPr>
                <w:b/>
                <w:bCs/>
              </w:rPr>
              <w:t>5- Explain the relation of output with other work packages</w:t>
            </w:r>
          </w:p>
        </w:tc>
      </w:tr>
      <w:tr w:rsidR="00320823" w:rsidRPr="004F34BC" w14:paraId="03B1FAC2" w14:textId="77777777" w:rsidTr="00330C72">
        <w:trPr>
          <w:trHeight w:val="1902"/>
        </w:trPr>
        <w:tc>
          <w:tcPr>
            <w:tcW w:w="9062" w:type="dxa"/>
          </w:tcPr>
          <w:p w14:paraId="48C13936" w14:textId="77777777" w:rsidR="00320823" w:rsidRPr="00550E43" w:rsidRDefault="00320823" w:rsidP="00330C72">
            <w:r>
              <w:lastRenderedPageBreak/>
              <w:t>Requirement Analysis: The outputs of the Prototype Application and Testing and Maintenance work packages help to verify the applicability and effectiveness of the requirements identified in the requirement analysis work package. Therefore, the prototype work and test results can assist in validating the outputs of the requirement analysis work package.</w:t>
            </w:r>
          </w:p>
          <w:p w14:paraId="37BCB2D2" w14:textId="77777777" w:rsidR="00320823" w:rsidRPr="00550E43" w:rsidRDefault="00320823" w:rsidP="00330C72">
            <w:r>
              <w:t>Design: The Prototype Application and Testing and Maintenance work packages test the accuracy of the design goals identified in the design work package. The prototype work and test results can confirm the accuracy of the design decisions made in the design work package or suggest the need for a re-evaluation of the design.</w:t>
            </w:r>
          </w:p>
          <w:p w14:paraId="5D24F2D6" w14:textId="77777777" w:rsidR="00320823" w:rsidRPr="00550E43" w:rsidRDefault="00320823" w:rsidP="00330C72">
            <w:r>
              <w:t>Coding: The Prototype Application and Testing and Maintenance work packages test the accuracy and functionality of the code written in the coding work package. Therefore, the prototype work and test results can help to detect and correct any errors made in the coding work package.</w:t>
            </w:r>
          </w:p>
          <w:p w14:paraId="6D84DFB2" w14:textId="77777777" w:rsidR="00320823" w:rsidRPr="00550E43" w:rsidRDefault="00320823" w:rsidP="00330C72">
            <w:r>
              <w:t>Testing and Verification: The Prototype Application and Testing and Maintenance work packages are directly related to the Testing and Verification work package. The prototype work and test results can help to verify the test scenarios identified in the Testing and Verification work package.</w:t>
            </w:r>
          </w:p>
          <w:p w14:paraId="1D869558" w14:textId="77777777" w:rsidR="00320823" w:rsidRDefault="00320823" w:rsidP="00330C72">
            <w:r>
              <w:t>Maintenance: The Prototype Application and Testing and Maintenance work package is directly related to the Maintenance work package. The prototype work and test results can help to identify the maintenance requirements of the application and assist in planning the corrections to be made in the Maintenance work package.</w:t>
            </w:r>
          </w:p>
          <w:p w14:paraId="4F1C172D" w14:textId="77777777" w:rsidR="00320823" w:rsidRPr="00057CDA" w:rsidRDefault="00320823" w:rsidP="00330C72">
            <w:pPr>
              <w:tabs>
                <w:tab w:val="left" w:pos="2749"/>
              </w:tabs>
            </w:pPr>
            <w:r>
              <w:tab/>
            </w:r>
          </w:p>
        </w:tc>
      </w:tr>
    </w:tbl>
    <w:p w14:paraId="5DED9D0C" w14:textId="77777777" w:rsidR="00320823" w:rsidRPr="004F34BC" w:rsidRDefault="00320823" w:rsidP="00320823"/>
    <w:p w14:paraId="7FAEB484" w14:textId="77777777" w:rsidR="00320823" w:rsidRPr="004F34BC" w:rsidRDefault="00320823" w:rsidP="00320823">
      <w:r>
        <w:br w:type="page"/>
      </w:r>
    </w:p>
    <w:p w14:paraId="6C502004" w14:textId="77777777" w:rsidR="00320823" w:rsidRPr="004F34BC" w:rsidRDefault="00320823" w:rsidP="00320823">
      <w:pPr>
        <w:pStyle w:val="Heading1"/>
      </w:pPr>
      <w:r>
        <w:lastRenderedPageBreak/>
        <w:t>C.1.3 List of Milestones (should be matched in the Grantt chart)</w:t>
      </w:r>
    </w:p>
    <w:tbl>
      <w:tblPr>
        <w:tblStyle w:val="TableGrid"/>
        <w:tblW w:w="0" w:type="auto"/>
        <w:tblLook w:val="04A0" w:firstRow="1" w:lastRow="0" w:firstColumn="1" w:lastColumn="0" w:noHBand="0" w:noVBand="1"/>
      </w:tblPr>
      <w:tblGrid>
        <w:gridCol w:w="804"/>
        <w:gridCol w:w="5232"/>
        <w:gridCol w:w="3026"/>
      </w:tblGrid>
      <w:tr w:rsidR="00320823" w:rsidRPr="004F34BC" w14:paraId="6856E3AC" w14:textId="77777777" w:rsidTr="00330C72">
        <w:tc>
          <w:tcPr>
            <w:tcW w:w="817" w:type="dxa"/>
            <w:shd w:val="clear" w:color="auto" w:fill="BFBFBF" w:themeFill="background1" w:themeFillShade="BF"/>
          </w:tcPr>
          <w:p w14:paraId="58E9213A" w14:textId="77777777" w:rsidR="00320823" w:rsidRPr="004F34BC" w:rsidRDefault="00320823" w:rsidP="00330C72"/>
        </w:tc>
        <w:tc>
          <w:tcPr>
            <w:tcW w:w="5324" w:type="dxa"/>
            <w:shd w:val="clear" w:color="auto" w:fill="BFBFBF" w:themeFill="background1" w:themeFillShade="BF"/>
          </w:tcPr>
          <w:p w14:paraId="02AC9DF1" w14:textId="77777777" w:rsidR="00320823" w:rsidRPr="004F34BC" w:rsidRDefault="00320823" w:rsidP="00330C72">
            <w:pPr>
              <w:rPr>
                <w:b/>
                <w:bCs/>
              </w:rPr>
            </w:pPr>
            <w:r w:rsidRPr="3E1FA745">
              <w:rPr>
                <w:b/>
                <w:bCs/>
              </w:rPr>
              <w:t>Description of Output</w:t>
            </w:r>
          </w:p>
        </w:tc>
        <w:tc>
          <w:tcPr>
            <w:tcW w:w="3071" w:type="dxa"/>
            <w:shd w:val="clear" w:color="auto" w:fill="BFBFBF" w:themeFill="background1" w:themeFillShade="BF"/>
          </w:tcPr>
          <w:p w14:paraId="3333E14C" w14:textId="77777777" w:rsidR="00320823" w:rsidRPr="004F34BC" w:rsidRDefault="00320823" w:rsidP="00330C72">
            <w:pPr>
              <w:rPr>
                <w:b/>
                <w:bCs/>
              </w:rPr>
            </w:pPr>
            <w:r w:rsidRPr="3E1FA745">
              <w:rPr>
                <w:b/>
                <w:bCs/>
              </w:rPr>
              <w:t>Expected Time Interval</w:t>
            </w:r>
          </w:p>
        </w:tc>
      </w:tr>
      <w:tr w:rsidR="00320823" w:rsidRPr="004F34BC" w14:paraId="337F79A9" w14:textId="77777777" w:rsidTr="00330C72">
        <w:tc>
          <w:tcPr>
            <w:tcW w:w="817" w:type="dxa"/>
          </w:tcPr>
          <w:p w14:paraId="68691DC4" w14:textId="77777777" w:rsidR="00320823" w:rsidRPr="004F34BC" w:rsidRDefault="00320823" w:rsidP="00330C72">
            <w:r>
              <w:t>1</w:t>
            </w:r>
          </w:p>
        </w:tc>
        <w:tc>
          <w:tcPr>
            <w:tcW w:w="5324" w:type="dxa"/>
          </w:tcPr>
          <w:p w14:paraId="23A7D1B4" w14:textId="77777777" w:rsidR="00320823" w:rsidRPr="00222BCF" w:rsidRDefault="00320823" w:rsidP="00330C72">
            <w:pPr>
              <w:rPr>
                <w:b/>
                <w:bCs/>
              </w:rPr>
            </w:pPr>
            <w:r w:rsidRPr="3E1FA745">
              <w:rPr>
                <w:rFonts w:cs="Calibri"/>
                <w:b/>
                <w:bCs/>
              </w:rPr>
              <w:t>Project Feasibility and Pre-Research (Feasibility Analysis)</w:t>
            </w:r>
          </w:p>
        </w:tc>
        <w:tc>
          <w:tcPr>
            <w:tcW w:w="3071" w:type="dxa"/>
          </w:tcPr>
          <w:p w14:paraId="7824B6A3" w14:textId="77777777" w:rsidR="00320823" w:rsidRPr="00222BCF" w:rsidRDefault="00320823" w:rsidP="00330C72">
            <w:pPr>
              <w:rPr>
                <w:b/>
                <w:bCs/>
              </w:rPr>
            </w:pPr>
            <w:r w:rsidRPr="3E1FA745">
              <w:rPr>
                <w:b/>
                <w:bCs/>
              </w:rPr>
              <w:t>11.10.2023-20.10.2023</w:t>
            </w:r>
          </w:p>
        </w:tc>
      </w:tr>
      <w:tr w:rsidR="00320823" w:rsidRPr="004F34BC" w14:paraId="0B1E6C16" w14:textId="77777777" w:rsidTr="00330C72">
        <w:tc>
          <w:tcPr>
            <w:tcW w:w="817" w:type="dxa"/>
          </w:tcPr>
          <w:p w14:paraId="3C6B1858" w14:textId="77777777" w:rsidR="00320823" w:rsidRPr="004F34BC" w:rsidRDefault="00320823" w:rsidP="00330C72">
            <w:r>
              <w:t>2</w:t>
            </w:r>
          </w:p>
        </w:tc>
        <w:tc>
          <w:tcPr>
            <w:tcW w:w="5324" w:type="dxa"/>
          </w:tcPr>
          <w:p w14:paraId="7391BA89" w14:textId="77777777" w:rsidR="00320823" w:rsidRPr="00222BCF" w:rsidRDefault="00320823" w:rsidP="00330C72">
            <w:pPr>
              <w:rPr>
                <w:b/>
                <w:bCs/>
              </w:rPr>
            </w:pPr>
            <w:r w:rsidRPr="3E1FA745">
              <w:rPr>
                <w:rFonts w:cs="Calibri"/>
                <w:b/>
                <w:bCs/>
              </w:rPr>
              <w:t>Based System Design Technology (Analysis &amp; Design stage)</w:t>
            </w:r>
          </w:p>
        </w:tc>
        <w:tc>
          <w:tcPr>
            <w:tcW w:w="3071" w:type="dxa"/>
          </w:tcPr>
          <w:p w14:paraId="38AE206B" w14:textId="77777777" w:rsidR="00320823" w:rsidRPr="00222BCF" w:rsidRDefault="00320823" w:rsidP="00330C72">
            <w:pPr>
              <w:rPr>
                <w:b/>
                <w:bCs/>
              </w:rPr>
            </w:pPr>
            <w:r w:rsidRPr="3E1FA745">
              <w:rPr>
                <w:b/>
                <w:bCs/>
              </w:rPr>
              <w:t>21.10.2023-09.11.2023</w:t>
            </w:r>
          </w:p>
        </w:tc>
      </w:tr>
      <w:tr w:rsidR="00320823" w:rsidRPr="004F34BC" w14:paraId="6AD62DD8" w14:textId="77777777" w:rsidTr="00330C72">
        <w:tc>
          <w:tcPr>
            <w:tcW w:w="817" w:type="dxa"/>
          </w:tcPr>
          <w:p w14:paraId="292538D9" w14:textId="77777777" w:rsidR="00320823" w:rsidRPr="004F34BC" w:rsidRDefault="00320823" w:rsidP="00330C72">
            <w:r>
              <w:t>3</w:t>
            </w:r>
          </w:p>
        </w:tc>
        <w:tc>
          <w:tcPr>
            <w:tcW w:w="5324" w:type="dxa"/>
          </w:tcPr>
          <w:p w14:paraId="1402A0CC" w14:textId="77777777" w:rsidR="00320823" w:rsidRPr="00222BCF" w:rsidRDefault="00320823" w:rsidP="00330C72">
            <w:pPr>
              <w:rPr>
                <w:b/>
                <w:bCs/>
              </w:rPr>
            </w:pPr>
            <w:r w:rsidRPr="3E1FA745">
              <w:rPr>
                <w:rFonts w:cs="Calibri"/>
                <w:b/>
                <w:bCs/>
              </w:rPr>
              <w:t>Development of System Software (Development Stage)</w:t>
            </w:r>
          </w:p>
        </w:tc>
        <w:tc>
          <w:tcPr>
            <w:tcW w:w="3071" w:type="dxa"/>
          </w:tcPr>
          <w:p w14:paraId="43DF5BEB" w14:textId="77777777" w:rsidR="00320823" w:rsidRPr="00222BCF" w:rsidRDefault="00320823" w:rsidP="00330C72">
            <w:pPr>
              <w:rPr>
                <w:b/>
                <w:bCs/>
              </w:rPr>
            </w:pPr>
            <w:r w:rsidRPr="3E1FA745">
              <w:rPr>
                <w:b/>
                <w:bCs/>
              </w:rPr>
              <w:t>10.11.2023-04.12.2023</w:t>
            </w:r>
          </w:p>
        </w:tc>
      </w:tr>
      <w:tr w:rsidR="00320823" w:rsidRPr="004F34BC" w14:paraId="683371F0" w14:textId="77777777" w:rsidTr="00330C72">
        <w:tc>
          <w:tcPr>
            <w:tcW w:w="817" w:type="dxa"/>
          </w:tcPr>
          <w:p w14:paraId="35A9B1C1" w14:textId="77777777" w:rsidR="00320823" w:rsidRPr="004F34BC" w:rsidRDefault="00320823" w:rsidP="00330C72">
            <w:r>
              <w:t>4</w:t>
            </w:r>
          </w:p>
        </w:tc>
        <w:tc>
          <w:tcPr>
            <w:tcW w:w="5324" w:type="dxa"/>
          </w:tcPr>
          <w:p w14:paraId="4A14FD5F" w14:textId="77777777" w:rsidR="00320823" w:rsidRPr="00222BCF" w:rsidRDefault="00320823" w:rsidP="00330C72">
            <w:pPr>
              <w:rPr>
                <w:b/>
                <w:bCs/>
              </w:rPr>
            </w:pPr>
            <w:r w:rsidRPr="3E1FA745">
              <w:rPr>
                <w:rFonts w:cs="Calibri"/>
                <w:b/>
                <w:bCs/>
              </w:rPr>
              <w:t>Prototype Implementation and Test Study and Maintenance (Test &amp; Maintenance stage)</w:t>
            </w:r>
          </w:p>
        </w:tc>
        <w:tc>
          <w:tcPr>
            <w:tcW w:w="3071" w:type="dxa"/>
          </w:tcPr>
          <w:p w14:paraId="2249118F" w14:textId="77777777" w:rsidR="00320823" w:rsidRPr="00222BCF" w:rsidRDefault="00320823" w:rsidP="00330C72">
            <w:pPr>
              <w:rPr>
                <w:b/>
                <w:bCs/>
              </w:rPr>
            </w:pPr>
            <w:r w:rsidRPr="3E1FA745">
              <w:rPr>
                <w:b/>
                <w:bCs/>
              </w:rPr>
              <w:t>05.12.2023-24.12.2023</w:t>
            </w:r>
          </w:p>
        </w:tc>
      </w:tr>
      <w:tr w:rsidR="00320823" w:rsidRPr="004F34BC" w14:paraId="58B3F597" w14:textId="77777777" w:rsidTr="00330C72">
        <w:tc>
          <w:tcPr>
            <w:tcW w:w="817" w:type="dxa"/>
          </w:tcPr>
          <w:p w14:paraId="18A6FFF9" w14:textId="77777777" w:rsidR="00320823" w:rsidRPr="004F34BC" w:rsidRDefault="00320823" w:rsidP="00330C72">
            <w:r>
              <w:t>5</w:t>
            </w:r>
          </w:p>
        </w:tc>
        <w:tc>
          <w:tcPr>
            <w:tcW w:w="5324" w:type="dxa"/>
          </w:tcPr>
          <w:p w14:paraId="59B6A9A1" w14:textId="77777777" w:rsidR="00320823" w:rsidRPr="00222BCF" w:rsidRDefault="00320823" w:rsidP="00330C72">
            <w:pPr>
              <w:rPr>
                <w:b/>
                <w:bCs/>
              </w:rPr>
            </w:pPr>
            <w:r w:rsidRPr="3E1FA745">
              <w:rPr>
                <w:rFonts w:cs="Calibri"/>
                <w:b/>
                <w:bCs/>
              </w:rPr>
              <w:t>Project Closure</w:t>
            </w:r>
          </w:p>
        </w:tc>
        <w:tc>
          <w:tcPr>
            <w:tcW w:w="3071" w:type="dxa"/>
          </w:tcPr>
          <w:p w14:paraId="4F966BD7" w14:textId="77777777" w:rsidR="00320823" w:rsidRPr="00222BCF" w:rsidRDefault="00320823" w:rsidP="00330C72">
            <w:pPr>
              <w:rPr>
                <w:b/>
                <w:bCs/>
              </w:rPr>
            </w:pPr>
            <w:r>
              <w:rPr>
                <w:b/>
                <w:bCs/>
              </w:rPr>
              <w:t>09</w:t>
            </w:r>
            <w:r w:rsidRPr="3E1FA745">
              <w:rPr>
                <w:b/>
                <w:bCs/>
              </w:rPr>
              <w:t>.12.2023</w:t>
            </w:r>
          </w:p>
        </w:tc>
      </w:tr>
    </w:tbl>
    <w:p w14:paraId="0AE17D92" w14:textId="77777777" w:rsidR="00320823" w:rsidRDefault="00320823" w:rsidP="00320823"/>
    <w:p w14:paraId="079B0A1B" w14:textId="77777777" w:rsidR="00320823" w:rsidRPr="004F34BC" w:rsidRDefault="00320823" w:rsidP="00320823"/>
    <w:p w14:paraId="61DF6CE5" w14:textId="77777777" w:rsidR="00320823" w:rsidRPr="004F34BC" w:rsidRDefault="00320823" w:rsidP="00320823">
      <w:pPr>
        <w:pStyle w:val="Heading1"/>
      </w:pPr>
      <w:r>
        <w:t xml:space="preserve">C.1.4 List of Risks </w:t>
      </w:r>
      <w:r w:rsidRPr="3E1FA745">
        <w:rPr>
          <w:i/>
          <w:iCs/>
        </w:rPr>
        <w:t>(see following example, write possible risks for your project!)</w:t>
      </w:r>
    </w:p>
    <w:tbl>
      <w:tblPr>
        <w:tblStyle w:val="DzTablo11"/>
        <w:tblW w:w="9288" w:type="dxa"/>
        <w:tblLook w:val="0420" w:firstRow="1" w:lastRow="0" w:firstColumn="0" w:lastColumn="0" w:noHBand="0" w:noVBand="1"/>
      </w:tblPr>
      <w:tblGrid>
        <w:gridCol w:w="3291"/>
        <w:gridCol w:w="1377"/>
        <w:gridCol w:w="1430"/>
        <w:gridCol w:w="3190"/>
      </w:tblGrid>
      <w:tr w:rsidR="00320823" w:rsidRPr="004F34BC" w14:paraId="03232417" w14:textId="77777777" w:rsidTr="00330C72">
        <w:trPr>
          <w:cnfStyle w:val="100000000000" w:firstRow="1" w:lastRow="0" w:firstColumn="0" w:lastColumn="0" w:oddVBand="0" w:evenVBand="0" w:oddHBand="0" w:evenHBand="0" w:firstRowFirstColumn="0" w:firstRowLastColumn="0" w:lastRowFirstColumn="0" w:lastRowLastColumn="0"/>
          <w:trHeight w:val="20"/>
        </w:trPr>
        <w:tc>
          <w:tcPr>
            <w:tcW w:w="3375" w:type="dxa"/>
            <w:hideMark/>
          </w:tcPr>
          <w:p w14:paraId="53618B25" w14:textId="77777777" w:rsidR="00320823" w:rsidRPr="004F34BC" w:rsidRDefault="00320823" w:rsidP="00330C72">
            <w:pPr>
              <w:spacing w:line="276" w:lineRule="auto"/>
            </w:pPr>
            <w:r>
              <w:t>Risk</w:t>
            </w:r>
          </w:p>
        </w:tc>
        <w:tc>
          <w:tcPr>
            <w:tcW w:w="1217" w:type="dxa"/>
            <w:hideMark/>
          </w:tcPr>
          <w:p w14:paraId="6023F13E" w14:textId="77777777" w:rsidR="00320823" w:rsidRPr="004F34BC" w:rsidRDefault="00320823" w:rsidP="00330C72">
            <w:pPr>
              <w:spacing w:line="276" w:lineRule="auto"/>
            </w:pPr>
            <w:r>
              <w:t>Probability</w:t>
            </w:r>
          </w:p>
        </w:tc>
        <w:tc>
          <w:tcPr>
            <w:tcW w:w="1425" w:type="dxa"/>
            <w:hideMark/>
          </w:tcPr>
          <w:p w14:paraId="5DEAB974" w14:textId="77777777" w:rsidR="00320823" w:rsidRPr="004F34BC" w:rsidRDefault="00320823" w:rsidP="00330C72">
            <w:pPr>
              <w:spacing w:line="276" w:lineRule="auto"/>
            </w:pPr>
            <w:r>
              <w:t>Effects</w:t>
            </w:r>
          </w:p>
        </w:tc>
        <w:tc>
          <w:tcPr>
            <w:tcW w:w="3271" w:type="dxa"/>
          </w:tcPr>
          <w:p w14:paraId="10D9807E" w14:textId="77777777" w:rsidR="00320823" w:rsidRPr="004F34BC" w:rsidRDefault="00320823" w:rsidP="00330C72">
            <w:pPr>
              <w:spacing w:line="276" w:lineRule="auto"/>
            </w:pPr>
            <w:r>
              <w:t>Your Strategy</w:t>
            </w:r>
          </w:p>
        </w:tc>
      </w:tr>
      <w:tr w:rsidR="00320823" w:rsidRPr="004F34BC" w14:paraId="777A5D29" w14:textId="77777777" w:rsidTr="00330C72">
        <w:trPr>
          <w:cnfStyle w:val="000000100000" w:firstRow="0" w:lastRow="0" w:firstColumn="0" w:lastColumn="0" w:oddVBand="0" w:evenVBand="0" w:oddHBand="1" w:evenHBand="0" w:firstRowFirstColumn="0" w:firstRowLastColumn="0" w:lastRowFirstColumn="0" w:lastRowLastColumn="0"/>
          <w:trHeight w:val="20"/>
        </w:trPr>
        <w:tc>
          <w:tcPr>
            <w:tcW w:w="3375" w:type="dxa"/>
            <w:hideMark/>
          </w:tcPr>
          <w:p w14:paraId="762C3050" w14:textId="77777777" w:rsidR="00320823" w:rsidRPr="004F34BC" w:rsidRDefault="00320823" w:rsidP="00330C72">
            <w:r>
              <w:t>The time required to develop the software is underestimated.</w:t>
            </w:r>
          </w:p>
        </w:tc>
        <w:tc>
          <w:tcPr>
            <w:tcW w:w="1217" w:type="dxa"/>
            <w:hideMark/>
          </w:tcPr>
          <w:p w14:paraId="1846627B" w14:textId="77777777" w:rsidR="00320823" w:rsidRPr="004F34BC" w:rsidRDefault="00320823" w:rsidP="00330C72">
            <w:r>
              <w:t>High</w:t>
            </w:r>
          </w:p>
        </w:tc>
        <w:tc>
          <w:tcPr>
            <w:tcW w:w="1425" w:type="dxa"/>
            <w:hideMark/>
          </w:tcPr>
          <w:p w14:paraId="5F3CC500" w14:textId="77777777" w:rsidR="00320823" w:rsidRPr="004F34BC" w:rsidRDefault="00320823" w:rsidP="00330C72">
            <w:pPr>
              <w:spacing w:line="276" w:lineRule="auto"/>
            </w:pPr>
            <w:r>
              <w:t>Serious</w:t>
            </w:r>
          </w:p>
        </w:tc>
        <w:tc>
          <w:tcPr>
            <w:tcW w:w="3271" w:type="dxa"/>
          </w:tcPr>
          <w:p w14:paraId="395E734F" w14:textId="77777777" w:rsidR="00320823" w:rsidRPr="004F34BC" w:rsidRDefault="00320823" w:rsidP="00330C72">
            <w:r>
              <w:t>Break the project down into smaller Manageable tasks.  estimating fewer components is frequently more accurate than estimating the complete project at once.</w:t>
            </w:r>
          </w:p>
        </w:tc>
      </w:tr>
      <w:tr w:rsidR="00320823" w:rsidRPr="004F34BC" w14:paraId="2D4E991A" w14:textId="77777777" w:rsidTr="00330C72">
        <w:trPr>
          <w:trHeight w:val="20"/>
        </w:trPr>
        <w:tc>
          <w:tcPr>
            <w:tcW w:w="3375" w:type="dxa"/>
            <w:hideMark/>
          </w:tcPr>
          <w:p w14:paraId="2C54E854" w14:textId="77777777" w:rsidR="00320823" w:rsidRPr="004F34BC" w:rsidRDefault="00320823" w:rsidP="00330C72">
            <w:r>
              <w:t>Software tools cannot work together in an integrated way.</w:t>
            </w:r>
          </w:p>
        </w:tc>
        <w:tc>
          <w:tcPr>
            <w:tcW w:w="1217" w:type="dxa"/>
            <w:hideMark/>
          </w:tcPr>
          <w:p w14:paraId="5061B0DC" w14:textId="77777777" w:rsidR="00320823" w:rsidRPr="004F34BC" w:rsidRDefault="00320823" w:rsidP="00330C72">
            <w:r>
              <w:t>High</w:t>
            </w:r>
          </w:p>
        </w:tc>
        <w:tc>
          <w:tcPr>
            <w:tcW w:w="1425" w:type="dxa"/>
            <w:hideMark/>
          </w:tcPr>
          <w:p w14:paraId="4ECAD9AA" w14:textId="77777777" w:rsidR="00320823" w:rsidRPr="004F34BC" w:rsidRDefault="00320823" w:rsidP="00330C72">
            <w:pPr>
              <w:spacing w:line="276" w:lineRule="auto"/>
            </w:pPr>
            <w:r>
              <w:t>Tolerable</w:t>
            </w:r>
          </w:p>
        </w:tc>
        <w:tc>
          <w:tcPr>
            <w:tcW w:w="3271" w:type="dxa"/>
          </w:tcPr>
          <w:p w14:paraId="570D1E41" w14:textId="77777777" w:rsidR="00320823" w:rsidRPr="004F34BC" w:rsidRDefault="00320823" w:rsidP="00330C72">
            <w:r>
              <w:t xml:space="preserve">Rigorously test your integration to guarantee data consistency and dependability. Implement monitoring and </w:t>
            </w:r>
            <w:r>
              <w:lastRenderedPageBreak/>
              <w:t>alerting systems to detect and resolve any integration issues as soon as possible.</w:t>
            </w:r>
          </w:p>
        </w:tc>
      </w:tr>
      <w:tr w:rsidR="00320823" w:rsidRPr="004F34BC" w14:paraId="0765B9E0" w14:textId="77777777" w:rsidTr="00330C72">
        <w:trPr>
          <w:cnfStyle w:val="000000100000" w:firstRow="0" w:lastRow="0" w:firstColumn="0" w:lastColumn="0" w:oddVBand="0" w:evenVBand="0" w:oddHBand="1" w:evenHBand="0" w:firstRowFirstColumn="0" w:firstRowLastColumn="0" w:lastRowFirstColumn="0" w:lastRowLastColumn="0"/>
          <w:trHeight w:val="20"/>
        </w:trPr>
        <w:tc>
          <w:tcPr>
            <w:tcW w:w="3375" w:type="dxa"/>
            <w:hideMark/>
          </w:tcPr>
          <w:p w14:paraId="3B544D18" w14:textId="77777777" w:rsidR="00320823" w:rsidRPr="004F34BC" w:rsidRDefault="00320823" w:rsidP="00330C72">
            <w:r>
              <w:lastRenderedPageBreak/>
              <w:t>Customers fail to understand the impact of requirements changes.</w:t>
            </w:r>
          </w:p>
        </w:tc>
        <w:tc>
          <w:tcPr>
            <w:tcW w:w="1217" w:type="dxa"/>
            <w:hideMark/>
          </w:tcPr>
          <w:p w14:paraId="2C1E529C" w14:textId="77777777" w:rsidR="00320823" w:rsidRPr="004F34BC" w:rsidRDefault="00320823" w:rsidP="00330C72">
            <w:r>
              <w:t>Moderate</w:t>
            </w:r>
          </w:p>
        </w:tc>
        <w:tc>
          <w:tcPr>
            <w:tcW w:w="1425" w:type="dxa"/>
            <w:hideMark/>
          </w:tcPr>
          <w:p w14:paraId="2253E9B0" w14:textId="77777777" w:rsidR="00320823" w:rsidRPr="004F34BC" w:rsidRDefault="00320823" w:rsidP="00330C72">
            <w:pPr>
              <w:spacing w:line="276" w:lineRule="auto"/>
            </w:pPr>
            <w:r>
              <w:t>Tolerable</w:t>
            </w:r>
          </w:p>
        </w:tc>
        <w:tc>
          <w:tcPr>
            <w:tcW w:w="3271" w:type="dxa"/>
          </w:tcPr>
          <w:p w14:paraId="0838D590" w14:textId="77777777" w:rsidR="00320823" w:rsidRPr="004F34BC" w:rsidRDefault="00320823" w:rsidP="00330C72">
            <w:r>
              <w:t>Educate the client on the software development process. Including the effects of requirement modifications. Assist them in comprehending how adjustment might impact the project timeline and budget.</w:t>
            </w:r>
          </w:p>
        </w:tc>
      </w:tr>
      <w:tr w:rsidR="00320823" w:rsidRPr="004F34BC" w14:paraId="5CCD26C1" w14:textId="77777777" w:rsidTr="00330C72">
        <w:trPr>
          <w:trHeight w:val="20"/>
        </w:trPr>
        <w:tc>
          <w:tcPr>
            <w:tcW w:w="3375" w:type="dxa"/>
            <w:hideMark/>
          </w:tcPr>
          <w:p w14:paraId="64988191" w14:textId="77777777" w:rsidR="00320823" w:rsidRPr="004F34BC" w:rsidRDefault="00320823" w:rsidP="00330C72">
            <w:r>
              <w:t>The rate of defect repair is underestimated.</w:t>
            </w:r>
          </w:p>
        </w:tc>
        <w:tc>
          <w:tcPr>
            <w:tcW w:w="1217" w:type="dxa"/>
            <w:hideMark/>
          </w:tcPr>
          <w:p w14:paraId="49AF848C" w14:textId="77777777" w:rsidR="00320823" w:rsidRPr="004F34BC" w:rsidRDefault="00320823" w:rsidP="00330C72">
            <w:r>
              <w:t>Moderate</w:t>
            </w:r>
          </w:p>
        </w:tc>
        <w:tc>
          <w:tcPr>
            <w:tcW w:w="1425" w:type="dxa"/>
            <w:hideMark/>
          </w:tcPr>
          <w:p w14:paraId="6D7CC5C6" w14:textId="77777777" w:rsidR="00320823" w:rsidRPr="004F34BC" w:rsidRDefault="00320823" w:rsidP="00330C72">
            <w:pPr>
              <w:spacing w:line="276" w:lineRule="auto"/>
            </w:pPr>
            <w:r>
              <w:t>Tolerable</w:t>
            </w:r>
          </w:p>
        </w:tc>
        <w:tc>
          <w:tcPr>
            <w:tcW w:w="3271" w:type="dxa"/>
          </w:tcPr>
          <w:p w14:paraId="66BC31BE" w14:textId="77777777" w:rsidR="00320823" w:rsidRPr="004F34BC" w:rsidRDefault="00320823" w:rsidP="00330C72">
            <w:r>
              <w:t>Replace potentially defective components with more reliable bought-in components.</w:t>
            </w:r>
          </w:p>
        </w:tc>
      </w:tr>
      <w:tr w:rsidR="00320823" w:rsidRPr="004F34BC" w14:paraId="10C0E234" w14:textId="77777777" w:rsidTr="00330C72">
        <w:trPr>
          <w:cnfStyle w:val="000000100000" w:firstRow="0" w:lastRow="0" w:firstColumn="0" w:lastColumn="0" w:oddVBand="0" w:evenVBand="0" w:oddHBand="1" w:evenHBand="0" w:firstRowFirstColumn="0" w:firstRowLastColumn="0" w:lastRowFirstColumn="0" w:lastRowLastColumn="0"/>
          <w:trHeight w:val="20"/>
        </w:trPr>
        <w:tc>
          <w:tcPr>
            <w:tcW w:w="3375" w:type="dxa"/>
            <w:hideMark/>
          </w:tcPr>
          <w:p w14:paraId="4554A70F" w14:textId="77777777" w:rsidR="00320823" w:rsidRPr="004F34BC" w:rsidRDefault="00320823" w:rsidP="00330C72">
            <w:r>
              <w:t>The size of the software is underestimated.</w:t>
            </w:r>
          </w:p>
        </w:tc>
        <w:tc>
          <w:tcPr>
            <w:tcW w:w="1217" w:type="dxa"/>
            <w:hideMark/>
          </w:tcPr>
          <w:p w14:paraId="5B99C855" w14:textId="77777777" w:rsidR="00320823" w:rsidRPr="004F34BC" w:rsidRDefault="00320823" w:rsidP="00330C72">
            <w:pPr>
              <w:pStyle w:val="NormalWeb"/>
              <w:spacing w:beforeAutospacing="0" w:afterAutospacing="0"/>
              <w:jc w:val="both"/>
              <w:rPr>
                <w:rFonts w:ascii="Calibri" w:eastAsia="Calibri" w:hAnsi="Calibri"/>
                <w:sz w:val="22"/>
                <w:szCs w:val="22"/>
                <w:lang w:eastAsia="en-US"/>
              </w:rPr>
            </w:pPr>
            <w:r w:rsidRPr="3E1FA745">
              <w:rPr>
                <w:rFonts w:ascii="Calibri" w:eastAsia="Calibri" w:hAnsi="Calibri"/>
                <w:sz w:val="22"/>
                <w:szCs w:val="22"/>
              </w:rPr>
              <w:t>High</w:t>
            </w:r>
          </w:p>
        </w:tc>
        <w:tc>
          <w:tcPr>
            <w:tcW w:w="1425" w:type="dxa"/>
            <w:hideMark/>
          </w:tcPr>
          <w:p w14:paraId="35A75592" w14:textId="77777777" w:rsidR="00320823" w:rsidRPr="004F34BC" w:rsidRDefault="00320823" w:rsidP="00330C72">
            <w:pPr>
              <w:pStyle w:val="NormalWeb"/>
              <w:spacing w:beforeAutospacing="0" w:afterAutospacing="0"/>
              <w:jc w:val="both"/>
              <w:rPr>
                <w:rFonts w:ascii="Calibri" w:eastAsia="Calibri" w:hAnsi="Calibri"/>
                <w:sz w:val="22"/>
                <w:szCs w:val="22"/>
                <w:lang w:eastAsia="en-US"/>
              </w:rPr>
            </w:pPr>
            <w:r w:rsidRPr="3E1FA745">
              <w:rPr>
                <w:rFonts w:ascii="Calibri" w:eastAsia="Calibri" w:hAnsi="Calibri"/>
                <w:sz w:val="22"/>
                <w:szCs w:val="22"/>
              </w:rPr>
              <w:t>Serious</w:t>
            </w:r>
          </w:p>
        </w:tc>
        <w:tc>
          <w:tcPr>
            <w:tcW w:w="3271" w:type="dxa"/>
          </w:tcPr>
          <w:p w14:paraId="6F8AA312" w14:textId="77777777" w:rsidR="00320823" w:rsidRPr="004F34BC" w:rsidRDefault="00320823" w:rsidP="00330C72">
            <w:r>
              <w:t xml:space="preserve">Investigate buying SW components. </w:t>
            </w:r>
          </w:p>
          <w:p w14:paraId="349ECBFF" w14:textId="77777777" w:rsidR="00320823" w:rsidRPr="004F34BC" w:rsidRDefault="00320823" w:rsidP="00330C72">
            <w:r>
              <w:t>Investigate use of a program generator.</w:t>
            </w:r>
          </w:p>
          <w:p w14:paraId="4B04C330" w14:textId="77777777" w:rsidR="00320823" w:rsidRPr="004F34BC" w:rsidRDefault="00320823" w:rsidP="00330C72"/>
        </w:tc>
      </w:tr>
      <w:tr w:rsidR="00320823" w:rsidRPr="004F34BC" w14:paraId="10F551D5" w14:textId="77777777" w:rsidTr="00330C72">
        <w:trPr>
          <w:trHeight w:val="20"/>
        </w:trPr>
        <w:tc>
          <w:tcPr>
            <w:tcW w:w="3375" w:type="dxa"/>
            <w:hideMark/>
          </w:tcPr>
          <w:p w14:paraId="52B2AF98" w14:textId="77777777" w:rsidR="00320823" w:rsidRPr="004F34BC" w:rsidRDefault="00320823" w:rsidP="00330C72">
            <w:r>
              <w:t>Code generated by code generation tools is inefficient.</w:t>
            </w:r>
          </w:p>
        </w:tc>
        <w:tc>
          <w:tcPr>
            <w:tcW w:w="1217" w:type="dxa"/>
            <w:hideMark/>
          </w:tcPr>
          <w:p w14:paraId="2C0737BB" w14:textId="77777777" w:rsidR="00320823" w:rsidRPr="004F34BC" w:rsidRDefault="00320823" w:rsidP="00330C72">
            <w:r>
              <w:t>Moderate</w:t>
            </w:r>
          </w:p>
        </w:tc>
        <w:tc>
          <w:tcPr>
            <w:tcW w:w="1425" w:type="dxa"/>
            <w:hideMark/>
          </w:tcPr>
          <w:p w14:paraId="2BF1CEC9" w14:textId="77777777" w:rsidR="00320823" w:rsidRPr="004F34BC" w:rsidRDefault="00320823" w:rsidP="00330C72">
            <w:pPr>
              <w:spacing w:line="276" w:lineRule="auto"/>
            </w:pPr>
            <w:r>
              <w:t>Insignificant</w:t>
            </w:r>
          </w:p>
        </w:tc>
        <w:tc>
          <w:tcPr>
            <w:tcW w:w="3271" w:type="dxa"/>
          </w:tcPr>
          <w:p w14:paraId="7696C44A" w14:textId="77777777" w:rsidR="00320823" w:rsidRPr="004F34BC" w:rsidRDefault="00320823" w:rsidP="00330C72">
            <w:r>
              <w:t>Selecta code generation tool that is known for creating efficient code.</w:t>
            </w:r>
          </w:p>
        </w:tc>
      </w:tr>
      <w:tr w:rsidR="00320823" w:rsidRPr="004F34BC" w14:paraId="4D21DD31" w14:textId="77777777" w:rsidTr="00330C72">
        <w:trPr>
          <w:cnfStyle w:val="000000100000" w:firstRow="0" w:lastRow="0" w:firstColumn="0" w:lastColumn="0" w:oddVBand="0" w:evenVBand="0" w:oddHBand="1" w:evenHBand="0" w:firstRowFirstColumn="0" w:firstRowLastColumn="0" w:lastRowFirstColumn="0" w:lastRowLastColumn="0"/>
          <w:trHeight w:val="20"/>
        </w:trPr>
        <w:tc>
          <w:tcPr>
            <w:tcW w:w="3375" w:type="dxa"/>
          </w:tcPr>
          <w:p w14:paraId="2E51111A" w14:textId="77777777" w:rsidR="00320823" w:rsidRPr="004F34BC" w:rsidRDefault="00320823" w:rsidP="00330C72">
            <w:r>
              <w:t>Key staff are ill at critical times in the project.</w:t>
            </w:r>
          </w:p>
        </w:tc>
        <w:tc>
          <w:tcPr>
            <w:tcW w:w="1217" w:type="dxa"/>
          </w:tcPr>
          <w:p w14:paraId="7709D92D" w14:textId="77777777" w:rsidR="00320823" w:rsidRPr="004F34BC" w:rsidRDefault="00320823" w:rsidP="00330C72">
            <w:r>
              <w:t>Moderate</w:t>
            </w:r>
          </w:p>
        </w:tc>
        <w:tc>
          <w:tcPr>
            <w:tcW w:w="1425" w:type="dxa"/>
          </w:tcPr>
          <w:p w14:paraId="4FDD7F2B" w14:textId="77777777" w:rsidR="00320823" w:rsidRPr="004F34BC" w:rsidRDefault="00320823" w:rsidP="00330C72">
            <w:r>
              <w:t>Serious</w:t>
            </w:r>
          </w:p>
        </w:tc>
        <w:tc>
          <w:tcPr>
            <w:tcW w:w="3271" w:type="dxa"/>
          </w:tcPr>
          <w:p w14:paraId="7F647D24" w14:textId="77777777" w:rsidR="00320823" w:rsidRPr="004F34BC" w:rsidRDefault="00320823" w:rsidP="00330C72">
            <w:r>
              <w:t>Reorganize teams so that there are more overlap of work and people therefore understand each other’s jobs.</w:t>
            </w:r>
          </w:p>
        </w:tc>
      </w:tr>
      <w:tr w:rsidR="00320823" w:rsidRPr="004F34BC" w14:paraId="751091D3" w14:textId="77777777" w:rsidTr="00330C72">
        <w:trPr>
          <w:trHeight w:val="20"/>
        </w:trPr>
        <w:tc>
          <w:tcPr>
            <w:tcW w:w="3375" w:type="dxa"/>
          </w:tcPr>
          <w:p w14:paraId="272F783E" w14:textId="77777777" w:rsidR="00320823" w:rsidRPr="004F34BC" w:rsidRDefault="00320823" w:rsidP="00330C72">
            <w:r>
              <w:lastRenderedPageBreak/>
              <w:t>The database used in the system cannot process as many transactions per second as expected.</w:t>
            </w:r>
          </w:p>
        </w:tc>
        <w:tc>
          <w:tcPr>
            <w:tcW w:w="1217" w:type="dxa"/>
          </w:tcPr>
          <w:p w14:paraId="6324BB63" w14:textId="77777777" w:rsidR="00320823" w:rsidRPr="004F34BC" w:rsidRDefault="00320823" w:rsidP="00330C72">
            <w:r>
              <w:t>Moderate</w:t>
            </w:r>
          </w:p>
        </w:tc>
        <w:tc>
          <w:tcPr>
            <w:tcW w:w="1425" w:type="dxa"/>
          </w:tcPr>
          <w:p w14:paraId="1335AF24" w14:textId="77777777" w:rsidR="00320823" w:rsidRPr="004F34BC" w:rsidRDefault="00320823" w:rsidP="00330C72">
            <w:r>
              <w:t>Serious</w:t>
            </w:r>
          </w:p>
        </w:tc>
        <w:tc>
          <w:tcPr>
            <w:tcW w:w="3271" w:type="dxa"/>
          </w:tcPr>
          <w:p w14:paraId="0D8CBA51" w14:textId="77777777" w:rsidR="00320823" w:rsidRPr="004F34BC" w:rsidRDefault="00320823" w:rsidP="00330C72">
            <w:r>
              <w:t xml:space="preserve">Investigate the possibility of buying a higher-performance database. </w:t>
            </w:r>
          </w:p>
          <w:p w14:paraId="6AD47EC7" w14:textId="77777777" w:rsidR="00320823" w:rsidRPr="004F34BC" w:rsidRDefault="00320823" w:rsidP="00330C72"/>
        </w:tc>
      </w:tr>
    </w:tbl>
    <w:p w14:paraId="17B73D79" w14:textId="77777777" w:rsidR="00320823" w:rsidRPr="004F34BC" w:rsidRDefault="00320823" w:rsidP="00320823">
      <w:pPr>
        <w:pStyle w:val="Title"/>
        <w:rPr>
          <w:sz w:val="40"/>
          <w:szCs w:val="40"/>
        </w:rPr>
      </w:pPr>
    </w:p>
    <w:p w14:paraId="6BBDFB22" w14:textId="77777777" w:rsidR="00320823" w:rsidRPr="004F34BC" w:rsidRDefault="00320823" w:rsidP="00320823">
      <w:pPr>
        <w:pStyle w:val="Title"/>
        <w:rPr>
          <w:sz w:val="40"/>
          <w:szCs w:val="40"/>
        </w:rPr>
      </w:pPr>
    </w:p>
    <w:p w14:paraId="72583FAF" w14:textId="77777777" w:rsidR="00320823" w:rsidRPr="004F34BC" w:rsidRDefault="00320823" w:rsidP="00320823">
      <w:pPr>
        <w:pStyle w:val="Title"/>
        <w:rPr>
          <w:sz w:val="40"/>
          <w:szCs w:val="40"/>
        </w:rPr>
      </w:pPr>
    </w:p>
    <w:p w14:paraId="3E9011FD" w14:textId="77777777" w:rsidR="00320823" w:rsidRPr="004F34BC" w:rsidRDefault="00320823" w:rsidP="00320823">
      <w:pPr>
        <w:pStyle w:val="Title"/>
        <w:rPr>
          <w:sz w:val="40"/>
          <w:szCs w:val="40"/>
        </w:rPr>
      </w:pPr>
    </w:p>
    <w:p w14:paraId="380EE2AA" w14:textId="77777777" w:rsidR="00320823" w:rsidRPr="004F34BC" w:rsidRDefault="00320823" w:rsidP="00320823">
      <w:pPr>
        <w:pStyle w:val="Title"/>
        <w:rPr>
          <w:sz w:val="40"/>
          <w:szCs w:val="40"/>
        </w:rPr>
      </w:pPr>
    </w:p>
    <w:p w14:paraId="2E1A5FBD" w14:textId="77777777" w:rsidR="00320823" w:rsidRPr="004F34BC" w:rsidRDefault="00320823" w:rsidP="00320823">
      <w:pPr>
        <w:pStyle w:val="Title"/>
        <w:rPr>
          <w:sz w:val="40"/>
          <w:szCs w:val="40"/>
        </w:rPr>
      </w:pPr>
      <w:r w:rsidRPr="3E1FA745">
        <w:rPr>
          <w:sz w:val="40"/>
          <w:szCs w:val="40"/>
        </w:rPr>
        <w:t>C.2 Project Management and Organization</w:t>
      </w:r>
    </w:p>
    <w:p w14:paraId="44D7902E" w14:textId="77777777" w:rsidR="00320823" w:rsidRPr="004F34BC" w:rsidRDefault="00320823" w:rsidP="00320823">
      <w:pPr>
        <w:pStyle w:val="Heading1"/>
      </w:pPr>
      <w:r>
        <w:t>C.2.1 Project Team</w:t>
      </w:r>
    </w:p>
    <w:tbl>
      <w:tblPr>
        <w:tblStyle w:val="TableGrid"/>
        <w:tblW w:w="9212" w:type="dxa"/>
        <w:tblLayout w:type="fixed"/>
        <w:tblLook w:val="04A0" w:firstRow="1" w:lastRow="0" w:firstColumn="1" w:lastColumn="0" w:noHBand="0" w:noVBand="1"/>
      </w:tblPr>
      <w:tblGrid>
        <w:gridCol w:w="1815"/>
        <w:gridCol w:w="1380"/>
        <w:gridCol w:w="1170"/>
        <w:gridCol w:w="1725"/>
        <w:gridCol w:w="840"/>
        <w:gridCol w:w="1400"/>
        <w:gridCol w:w="882"/>
      </w:tblGrid>
      <w:tr w:rsidR="00320823" w:rsidRPr="004F34BC" w14:paraId="5F0FE5C0" w14:textId="77777777" w:rsidTr="00330C72">
        <w:tc>
          <w:tcPr>
            <w:tcW w:w="1815" w:type="dxa"/>
            <w:shd w:val="clear" w:color="auto" w:fill="BFBFBF" w:themeFill="background1" w:themeFillShade="BF"/>
          </w:tcPr>
          <w:p w14:paraId="1CC3093C" w14:textId="77777777" w:rsidR="00320823" w:rsidRPr="004F34BC" w:rsidRDefault="00320823" w:rsidP="00330C72">
            <w:pPr>
              <w:rPr>
                <w:b/>
                <w:bCs/>
              </w:rPr>
            </w:pPr>
            <w:r w:rsidRPr="3E1FA745">
              <w:rPr>
                <w:b/>
                <w:bCs/>
              </w:rPr>
              <w:t>Personnel Name</w:t>
            </w:r>
          </w:p>
        </w:tc>
        <w:tc>
          <w:tcPr>
            <w:tcW w:w="1380" w:type="dxa"/>
            <w:shd w:val="clear" w:color="auto" w:fill="BFBFBF" w:themeFill="background1" w:themeFillShade="BF"/>
          </w:tcPr>
          <w:p w14:paraId="0145F215" w14:textId="77777777" w:rsidR="00320823" w:rsidRPr="004F34BC" w:rsidRDefault="00320823" w:rsidP="00330C72">
            <w:pPr>
              <w:rPr>
                <w:b/>
                <w:bCs/>
              </w:rPr>
            </w:pPr>
            <w:r w:rsidRPr="3E1FA745">
              <w:rPr>
                <w:b/>
                <w:bCs/>
              </w:rPr>
              <w:t>Title</w:t>
            </w:r>
          </w:p>
        </w:tc>
        <w:tc>
          <w:tcPr>
            <w:tcW w:w="1170" w:type="dxa"/>
            <w:shd w:val="clear" w:color="auto" w:fill="BFBFBF" w:themeFill="background1" w:themeFillShade="BF"/>
          </w:tcPr>
          <w:p w14:paraId="7364B457" w14:textId="77777777" w:rsidR="00320823" w:rsidRPr="004F34BC" w:rsidRDefault="00320823" w:rsidP="00330C72">
            <w:pPr>
              <w:rPr>
                <w:b/>
                <w:bCs/>
              </w:rPr>
            </w:pPr>
            <w:r w:rsidRPr="3E1FA745">
              <w:rPr>
                <w:b/>
                <w:bCs/>
              </w:rPr>
              <w:t>ID</w:t>
            </w:r>
          </w:p>
        </w:tc>
        <w:tc>
          <w:tcPr>
            <w:tcW w:w="1725" w:type="dxa"/>
            <w:shd w:val="clear" w:color="auto" w:fill="BFBFBF" w:themeFill="background1" w:themeFillShade="BF"/>
          </w:tcPr>
          <w:p w14:paraId="79676DF5" w14:textId="77777777" w:rsidR="00320823" w:rsidRPr="004F34BC" w:rsidRDefault="00320823" w:rsidP="00330C72">
            <w:pPr>
              <w:rPr>
                <w:b/>
                <w:bCs/>
              </w:rPr>
            </w:pPr>
            <w:r w:rsidRPr="3E1FA745">
              <w:rPr>
                <w:b/>
                <w:bCs/>
              </w:rPr>
              <w:t>Education Status</w:t>
            </w:r>
          </w:p>
        </w:tc>
        <w:tc>
          <w:tcPr>
            <w:tcW w:w="840" w:type="dxa"/>
            <w:shd w:val="clear" w:color="auto" w:fill="BFBFBF" w:themeFill="background1" w:themeFillShade="BF"/>
          </w:tcPr>
          <w:p w14:paraId="0FF23B3B" w14:textId="77777777" w:rsidR="00320823" w:rsidRPr="004F34BC" w:rsidRDefault="00320823" w:rsidP="00330C72">
            <w:pPr>
              <w:rPr>
                <w:b/>
                <w:bCs/>
              </w:rPr>
            </w:pPr>
            <w:r w:rsidRPr="3E1FA745">
              <w:rPr>
                <w:b/>
                <w:bCs/>
              </w:rPr>
              <w:t>Graduation Date</w:t>
            </w:r>
          </w:p>
        </w:tc>
        <w:tc>
          <w:tcPr>
            <w:tcW w:w="1400" w:type="dxa"/>
            <w:shd w:val="clear" w:color="auto" w:fill="BFBFBF" w:themeFill="background1" w:themeFillShade="BF"/>
          </w:tcPr>
          <w:p w14:paraId="5AD6F736" w14:textId="77777777" w:rsidR="00320823" w:rsidRPr="004F34BC" w:rsidRDefault="00320823" w:rsidP="00330C72">
            <w:pPr>
              <w:rPr>
                <w:b/>
                <w:bCs/>
              </w:rPr>
            </w:pPr>
            <w:r w:rsidRPr="3E1FA745">
              <w:rPr>
                <w:b/>
                <w:bCs/>
              </w:rPr>
              <w:t>Date of Starting Work</w:t>
            </w:r>
          </w:p>
        </w:tc>
        <w:tc>
          <w:tcPr>
            <w:tcW w:w="882" w:type="dxa"/>
            <w:shd w:val="clear" w:color="auto" w:fill="BFBFBF" w:themeFill="background1" w:themeFillShade="BF"/>
          </w:tcPr>
          <w:p w14:paraId="03D6B5FA" w14:textId="77777777" w:rsidR="00320823" w:rsidRPr="004F34BC" w:rsidRDefault="00320823" w:rsidP="00330C72">
            <w:pPr>
              <w:rPr>
                <w:b/>
                <w:bCs/>
              </w:rPr>
            </w:pPr>
            <w:r w:rsidRPr="3E1FA745">
              <w:rPr>
                <w:b/>
                <w:bCs/>
              </w:rPr>
              <w:t>Idea Owner</w:t>
            </w:r>
          </w:p>
        </w:tc>
      </w:tr>
      <w:tr w:rsidR="00320823" w:rsidRPr="004F34BC" w14:paraId="648DB516" w14:textId="77777777" w:rsidTr="00330C72">
        <w:trPr>
          <w:trHeight w:val="443"/>
        </w:trPr>
        <w:tc>
          <w:tcPr>
            <w:tcW w:w="1815" w:type="dxa"/>
          </w:tcPr>
          <w:p w14:paraId="7FEDDDD9" w14:textId="77777777" w:rsidR="00320823" w:rsidRPr="004F34BC" w:rsidRDefault="00320823" w:rsidP="00330C72">
            <w:r>
              <w:t>Omar Ahmed</w:t>
            </w:r>
          </w:p>
        </w:tc>
        <w:tc>
          <w:tcPr>
            <w:tcW w:w="1380" w:type="dxa"/>
          </w:tcPr>
          <w:p w14:paraId="6364CBA3" w14:textId="77777777" w:rsidR="00320823" w:rsidRPr="004F34BC" w:rsidRDefault="00320823" w:rsidP="00330C72">
            <w:r>
              <w:t>Project Manager</w:t>
            </w:r>
          </w:p>
        </w:tc>
        <w:tc>
          <w:tcPr>
            <w:tcW w:w="1170" w:type="dxa"/>
          </w:tcPr>
          <w:p w14:paraId="2CE50528" w14:textId="77777777" w:rsidR="00320823" w:rsidRPr="004F34BC" w:rsidRDefault="00320823" w:rsidP="00330C72">
            <w:r>
              <w:t>20801041</w:t>
            </w:r>
          </w:p>
        </w:tc>
        <w:tc>
          <w:tcPr>
            <w:tcW w:w="1725" w:type="dxa"/>
          </w:tcPr>
          <w:p w14:paraId="69039A4F" w14:textId="77777777" w:rsidR="00320823" w:rsidRPr="004F34BC" w:rsidRDefault="00320823" w:rsidP="00330C72">
            <w:r>
              <w:t>Undergraduate</w:t>
            </w:r>
          </w:p>
        </w:tc>
        <w:tc>
          <w:tcPr>
            <w:tcW w:w="840" w:type="dxa"/>
          </w:tcPr>
          <w:p w14:paraId="4A43AD2E" w14:textId="77777777" w:rsidR="00320823" w:rsidRPr="004F34BC" w:rsidRDefault="00320823" w:rsidP="00330C72">
            <w:r>
              <w:t>2025</w:t>
            </w:r>
          </w:p>
        </w:tc>
        <w:tc>
          <w:tcPr>
            <w:tcW w:w="1400" w:type="dxa"/>
          </w:tcPr>
          <w:p w14:paraId="21578771" w14:textId="77777777" w:rsidR="00320823" w:rsidRPr="004F34BC" w:rsidRDefault="00320823" w:rsidP="00330C72">
            <w:r>
              <w:t>11/10/23</w:t>
            </w:r>
          </w:p>
        </w:tc>
        <w:tc>
          <w:tcPr>
            <w:tcW w:w="882" w:type="dxa"/>
          </w:tcPr>
          <w:p w14:paraId="35F3C9B3" w14:textId="77777777" w:rsidR="00320823" w:rsidRPr="004F34BC" w:rsidRDefault="00320823" w:rsidP="00330C72">
            <w:r>
              <w:t>Yes</w:t>
            </w:r>
          </w:p>
        </w:tc>
      </w:tr>
      <w:tr w:rsidR="00320823" w:rsidRPr="004F34BC" w14:paraId="0FA74197" w14:textId="77777777" w:rsidTr="00330C72">
        <w:trPr>
          <w:trHeight w:val="394"/>
        </w:trPr>
        <w:tc>
          <w:tcPr>
            <w:tcW w:w="1815" w:type="dxa"/>
          </w:tcPr>
          <w:p w14:paraId="2B68FDC3" w14:textId="77777777" w:rsidR="00320823" w:rsidRPr="004F34BC" w:rsidRDefault="00320823" w:rsidP="00330C72">
            <w:r>
              <w:t>Ahmed Habbadi</w:t>
            </w:r>
          </w:p>
        </w:tc>
        <w:tc>
          <w:tcPr>
            <w:tcW w:w="1380" w:type="dxa"/>
          </w:tcPr>
          <w:p w14:paraId="75DBE379" w14:textId="77777777" w:rsidR="00320823" w:rsidRPr="004F34BC" w:rsidRDefault="00320823" w:rsidP="00330C72">
            <w:r>
              <w:t>UI Designer</w:t>
            </w:r>
          </w:p>
        </w:tc>
        <w:tc>
          <w:tcPr>
            <w:tcW w:w="1170" w:type="dxa"/>
          </w:tcPr>
          <w:p w14:paraId="0FB29DA9" w14:textId="77777777" w:rsidR="00320823" w:rsidRPr="004F34BC" w:rsidRDefault="00320823" w:rsidP="00330C72">
            <w:r>
              <w:t>21009123</w:t>
            </w:r>
          </w:p>
        </w:tc>
        <w:tc>
          <w:tcPr>
            <w:tcW w:w="1725" w:type="dxa"/>
          </w:tcPr>
          <w:p w14:paraId="525703E2" w14:textId="77777777" w:rsidR="00320823" w:rsidRPr="004F34BC" w:rsidRDefault="00320823" w:rsidP="00330C72">
            <w:r>
              <w:t>Undergraduate</w:t>
            </w:r>
          </w:p>
        </w:tc>
        <w:tc>
          <w:tcPr>
            <w:tcW w:w="840" w:type="dxa"/>
          </w:tcPr>
          <w:p w14:paraId="6F3CC460" w14:textId="77777777" w:rsidR="00320823" w:rsidRPr="004F34BC" w:rsidRDefault="00320823" w:rsidP="00330C72">
            <w:r>
              <w:t>2026</w:t>
            </w:r>
          </w:p>
        </w:tc>
        <w:tc>
          <w:tcPr>
            <w:tcW w:w="1400" w:type="dxa"/>
          </w:tcPr>
          <w:p w14:paraId="09467776" w14:textId="77777777" w:rsidR="00320823" w:rsidRPr="004F34BC" w:rsidRDefault="00320823" w:rsidP="00330C72">
            <w:r>
              <w:t>11/10/23</w:t>
            </w:r>
          </w:p>
        </w:tc>
        <w:tc>
          <w:tcPr>
            <w:tcW w:w="882" w:type="dxa"/>
          </w:tcPr>
          <w:p w14:paraId="6F61A296" w14:textId="77777777" w:rsidR="00320823" w:rsidRPr="004F34BC" w:rsidRDefault="00320823" w:rsidP="00330C72">
            <w:r>
              <w:t>Yes</w:t>
            </w:r>
          </w:p>
        </w:tc>
      </w:tr>
      <w:tr w:rsidR="00320823" w:rsidRPr="004F34BC" w14:paraId="37B7294B" w14:textId="77777777" w:rsidTr="00330C72">
        <w:trPr>
          <w:trHeight w:val="495"/>
        </w:trPr>
        <w:tc>
          <w:tcPr>
            <w:tcW w:w="1815" w:type="dxa"/>
          </w:tcPr>
          <w:p w14:paraId="1E8C0351" w14:textId="77777777" w:rsidR="00320823" w:rsidRPr="004F34BC" w:rsidRDefault="00320823" w:rsidP="00330C72">
            <w:r>
              <w:t>Ahmed Salmi</w:t>
            </w:r>
          </w:p>
        </w:tc>
        <w:tc>
          <w:tcPr>
            <w:tcW w:w="1380" w:type="dxa"/>
          </w:tcPr>
          <w:p w14:paraId="7C67FC82" w14:textId="77777777" w:rsidR="00320823" w:rsidRPr="004F34BC" w:rsidRDefault="00320823" w:rsidP="00330C72">
            <w:r>
              <w:t>Database Developer</w:t>
            </w:r>
          </w:p>
        </w:tc>
        <w:tc>
          <w:tcPr>
            <w:tcW w:w="1170" w:type="dxa"/>
          </w:tcPr>
          <w:p w14:paraId="3C4F0F5F" w14:textId="77777777" w:rsidR="00320823" w:rsidRPr="004F34BC" w:rsidRDefault="00320823" w:rsidP="00330C72">
            <w:r>
              <w:t>22703233</w:t>
            </w:r>
          </w:p>
        </w:tc>
        <w:tc>
          <w:tcPr>
            <w:tcW w:w="1725" w:type="dxa"/>
          </w:tcPr>
          <w:p w14:paraId="400D8B00" w14:textId="77777777" w:rsidR="00320823" w:rsidRPr="004F34BC" w:rsidRDefault="00320823" w:rsidP="00330C72">
            <w:r>
              <w:t>Undergraduate</w:t>
            </w:r>
          </w:p>
        </w:tc>
        <w:tc>
          <w:tcPr>
            <w:tcW w:w="840" w:type="dxa"/>
          </w:tcPr>
          <w:p w14:paraId="629A5085" w14:textId="77777777" w:rsidR="00320823" w:rsidRPr="004F34BC" w:rsidRDefault="00320823" w:rsidP="00330C72">
            <w:r>
              <w:t>2026</w:t>
            </w:r>
          </w:p>
        </w:tc>
        <w:tc>
          <w:tcPr>
            <w:tcW w:w="1400" w:type="dxa"/>
          </w:tcPr>
          <w:p w14:paraId="550FF022" w14:textId="77777777" w:rsidR="00320823" w:rsidRPr="004F34BC" w:rsidRDefault="00320823" w:rsidP="00330C72">
            <w:r>
              <w:t>11/10/23</w:t>
            </w:r>
          </w:p>
        </w:tc>
        <w:tc>
          <w:tcPr>
            <w:tcW w:w="882" w:type="dxa"/>
          </w:tcPr>
          <w:p w14:paraId="5F7C1ED1" w14:textId="77777777" w:rsidR="00320823" w:rsidRPr="004F34BC" w:rsidRDefault="00320823" w:rsidP="00330C72">
            <w:r>
              <w:t>Yes</w:t>
            </w:r>
          </w:p>
        </w:tc>
      </w:tr>
      <w:tr w:rsidR="00320823" w:rsidRPr="004F34BC" w14:paraId="3A402D35" w14:textId="77777777" w:rsidTr="00330C72">
        <w:trPr>
          <w:trHeight w:val="420"/>
        </w:trPr>
        <w:tc>
          <w:tcPr>
            <w:tcW w:w="1815" w:type="dxa"/>
          </w:tcPr>
          <w:p w14:paraId="08B7F545" w14:textId="77777777" w:rsidR="00320823" w:rsidRPr="004F34BC" w:rsidRDefault="00320823" w:rsidP="00330C72">
            <w:r>
              <w:t>Zeynep Colak</w:t>
            </w:r>
          </w:p>
        </w:tc>
        <w:tc>
          <w:tcPr>
            <w:tcW w:w="1380" w:type="dxa"/>
          </w:tcPr>
          <w:p w14:paraId="14491570" w14:textId="77777777" w:rsidR="00320823" w:rsidRPr="004F34BC" w:rsidRDefault="00320823" w:rsidP="00330C72">
            <w:r>
              <w:t>Tester</w:t>
            </w:r>
          </w:p>
        </w:tc>
        <w:tc>
          <w:tcPr>
            <w:tcW w:w="1170" w:type="dxa"/>
          </w:tcPr>
          <w:p w14:paraId="52C81419" w14:textId="77777777" w:rsidR="00320823" w:rsidRPr="004F34BC" w:rsidRDefault="00320823" w:rsidP="00330C72">
            <w:r>
              <w:t>17300009</w:t>
            </w:r>
          </w:p>
        </w:tc>
        <w:tc>
          <w:tcPr>
            <w:tcW w:w="1725" w:type="dxa"/>
          </w:tcPr>
          <w:p w14:paraId="60B7D594" w14:textId="77777777" w:rsidR="00320823" w:rsidRPr="004F34BC" w:rsidRDefault="00320823" w:rsidP="00330C72">
            <w:r>
              <w:t>Undergraduate</w:t>
            </w:r>
          </w:p>
        </w:tc>
        <w:tc>
          <w:tcPr>
            <w:tcW w:w="840" w:type="dxa"/>
          </w:tcPr>
          <w:p w14:paraId="07896815" w14:textId="77777777" w:rsidR="00320823" w:rsidRPr="004F34BC" w:rsidRDefault="00320823" w:rsidP="00330C72">
            <w:r>
              <w:t>2023</w:t>
            </w:r>
          </w:p>
        </w:tc>
        <w:tc>
          <w:tcPr>
            <w:tcW w:w="1400" w:type="dxa"/>
          </w:tcPr>
          <w:p w14:paraId="3D6AB4E3" w14:textId="77777777" w:rsidR="00320823" w:rsidRPr="004F34BC" w:rsidRDefault="00320823" w:rsidP="00330C72">
            <w:r>
              <w:t>11/10/23</w:t>
            </w:r>
          </w:p>
        </w:tc>
        <w:tc>
          <w:tcPr>
            <w:tcW w:w="882" w:type="dxa"/>
          </w:tcPr>
          <w:p w14:paraId="41AA3857" w14:textId="77777777" w:rsidR="00320823" w:rsidRPr="004F34BC" w:rsidRDefault="00320823" w:rsidP="00330C72">
            <w:r>
              <w:t>Yes</w:t>
            </w:r>
          </w:p>
        </w:tc>
      </w:tr>
    </w:tbl>
    <w:p w14:paraId="4B132EA8" w14:textId="77777777" w:rsidR="00320823" w:rsidRPr="004F34BC" w:rsidRDefault="00320823" w:rsidP="00320823"/>
    <w:p w14:paraId="39F1CC28" w14:textId="77777777" w:rsidR="00320823" w:rsidRPr="004F34BC" w:rsidRDefault="00320823" w:rsidP="00320823">
      <w:pPr>
        <w:sectPr w:rsidR="00320823" w:rsidRPr="004F34BC">
          <w:pgSz w:w="11906" w:h="16838"/>
          <w:pgMar w:top="1417" w:right="1417" w:bottom="1417" w:left="1417" w:header="708" w:footer="708" w:gutter="0"/>
          <w:cols w:space="708"/>
          <w:docGrid w:linePitch="360"/>
        </w:sectPr>
      </w:pPr>
      <w:r>
        <w:br w:type="page"/>
      </w:r>
    </w:p>
    <w:p w14:paraId="0C31EE4E" w14:textId="77777777" w:rsidR="00320823" w:rsidRPr="004F34BC" w:rsidRDefault="00320823" w:rsidP="00320823">
      <w:pPr>
        <w:pStyle w:val="Heading1"/>
        <w:spacing w:before="0"/>
      </w:pPr>
      <w:r>
        <w:lastRenderedPageBreak/>
        <w:t>C.2.2 Organization Scheme (an example is given below!)</w:t>
      </w:r>
    </w:p>
    <w:p w14:paraId="728FDCA8" w14:textId="77777777" w:rsidR="00320823" w:rsidRDefault="00320823" w:rsidP="00320823">
      <w:pPr>
        <w:jc w:val="center"/>
        <w:rPr>
          <w:noProof/>
        </w:rPr>
      </w:pPr>
    </w:p>
    <w:p w14:paraId="14110D53" w14:textId="77777777" w:rsidR="00320823" w:rsidRPr="004F34BC" w:rsidRDefault="00320823" w:rsidP="00320823">
      <w:pPr>
        <w:jc w:val="center"/>
        <w:sectPr w:rsidR="00320823" w:rsidRPr="004F34BC" w:rsidSect="00AB4664">
          <w:pgSz w:w="16838" w:h="11906" w:orient="landscape"/>
          <w:pgMar w:top="1417" w:right="1417" w:bottom="1417" w:left="1417" w:header="708" w:footer="708" w:gutter="0"/>
          <w:cols w:space="708"/>
          <w:docGrid w:linePitch="360"/>
        </w:sectPr>
      </w:pPr>
      <w:r>
        <w:rPr>
          <w:noProof/>
        </w:rPr>
        <w:drawing>
          <wp:inline distT="0" distB="0" distL="0" distR="0" wp14:anchorId="2C212D9C" wp14:editId="0FDF8248">
            <wp:extent cx="9652000" cy="4346575"/>
            <wp:effectExtent l="0" t="0" r="0" b="0"/>
            <wp:docPr id="88506341" name="Picture 8850634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6341" name="Picture 88506341" descr="A diagram of a compan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9652000" cy="4346575"/>
                    </a:xfrm>
                    <a:prstGeom prst="rect">
                      <a:avLst/>
                    </a:prstGeom>
                  </pic:spPr>
                </pic:pic>
              </a:graphicData>
            </a:graphic>
          </wp:inline>
        </w:drawing>
      </w:r>
    </w:p>
    <w:p w14:paraId="6D38D907" w14:textId="77777777" w:rsidR="00320823" w:rsidRPr="004F34BC" w:rsidRDefault="00320823" w:rsidP="00320823">
      <w:pPr>
        <w:pStyle w:val="Title"/>
        <w:rPr>
          <w:sz w:val="40"/>
          <w:szCs w:val="40"/>
        </w:rPr>
      </w:pPr>
      <w:r w:rsidRPr="3E1FA745">
        <w:rPr>
          <w:sz w:val="40"/>
          <w:szCs w:val="40"/>
        </w:rPr>
        <w:lastRenderedPageBreak/>
        <w:t>D.1 Economic Forecasts</w:t>
      </w:r>
    </w:p>
    <w:tbl>
      <w:tblPr>
        <w:tblStyle w:val="TableGrid"/>
        <w:tblW w:w="0" w:type="auto"/>
        <w:tblLook w:val="04A0" w:firstRow="1" w:lastRow="0" w:firstColumn="1" w:lastColumn="0" w:noHBand="0" w:noVBand="1"/>
      </w:tblPr>
      <w:tblGrid>
        <w:gridCol w:w="9062"/>
      </w:tblGrid>
      <w:tr w:rsidR="00320823" w:rsidRPr="004F34BC" w14:paraId="2647C9AF" w14:textId="77777777" w:rsidTr="00330C72">
        <w:tc>
          <w:tcPr>
            <w:tcW w:w="9212" w:type="dxa"/>
            <w:shd w:val="clear" w:color="auto" w:fill="BFBFBF" w:themeFill="background1" w:themeFillShade="BF"/>
          </w:tcPr>
          <w:p w14:paraId="38EAE45E" w14:textId="77777777" w:rsidR="00320823" w:rsidRPr="004F34BC" w:rsidRDefault="00320823" w:rsidP="00330C72">
            <w:pPr>
              <w:rPr>
                <w:b/>
                <w:bCs/>
              </w:rPr>
            </w:pPr>
            <w:r w:rsidRPr="3E1FA745">
              <w:rPr>
                <w:b/>
                <w:bCs/>
              </w:rPr>
              <w:t>1- Evaluate the commercialization potential of project outcomes. List possible risks here?</w:t>
            </w:r>
          </w:p>
        </w:tc>
      </w:tr>
      <w:tr w:rsidR="00320823" w:rsidRPr="004F34BC" w14:paraId="1C25FFD5" w14:textId="77777777" w:rsidTr="00330C72">
        <w:trPr>
          <w:trHeight w:val="2383"/>
        </w:trPr>
        <w:tc>
          <w:tcPr>
            <w:tcW w:w="9212" w:type="dxa"/>
          </w:tcPr>
          <w:p w14:paraId="2B1108C1" w14:textId="77777777" w:rsidR="00320823" w:rsidRPr="004F34BC" w:rsidRDefault="00320823" w:rsidP="00330C72">
            <w:r w:rsidRPr="6D05AC88">
              <w:t xml:space="preserve">Funding: Finding sufficient funding to commercialize the project can be challenging. Various financial needs, such as business development, marketing, software development, and user support, must be addressed. </w:t>
            </w:r>
          </w:p>
          <w:p w14:paraId="4789A735" w14:textId="77777777" w:rsidR="00320823" w:rsidRPr="004F34BC" w:rsidRDefault="00320823" w:rsidP="00330C72">
            <w:r w:rsidRPr="6D05AC88">
              <w:t xml:space="preserve">Market Research: Stray Animals Tracking Mobile App requires comprehensive market research to understand whether there is demand in a specific market. It is essential to assess market size and competitors. </w:t>
            </w:r>
          </w:p>
          <w:p w14:paraId="06E086F5" w14:textId="77777777" w:rsidR="00320823" w:rsidRPr="004F34BC" w:rsidRDefault="00320823" w:rsidP="00330C72">
            <w:r w:rsidRPr="6D05AC88">
              <w:t xml:space="preserve">Competition: There may already be similar applications and services in the market. Dealing with this competition and differentiation can be a formidable task. </w:t>
            </w:r>
          </w:p>
          <w:p w14:paraId="6EA60B4A" w14:textId="77777777" w:rsidR="00320823" w:rsidRPr="004F34BC" w:rsidRDefault="00320823" w:rsidP="00330C72">
            <w:r w:rsidRPr="6D05AC88">
              <w:t xml:space="preserve">Legal and Ethical Issues: Stray animals tracking applications may be subject to legal and ethical concerns, such as privacy, data protection, and animal rights. It is crucial to navigate these issues carefully. </w:t>
            </w:r>
          </w:p>
          <w:p w14:paraId="730C0F1D" w14:textId="77777777" w:rsidR="00320823" w:rsidRPr="004F34BC" w:rsidRDefault="00320823" w:rsidP="00330C72">
            <w:r w:rsidRPr="6D05AC88">
              <w:t xml:space="preserve">Technological Challenges: The technical requirements of the application and the need for continuous updates can pose technological challenges. It must also work seamlessly on various devices. </w:t>
            </w:r>
          </w:p>
          <w:p w14:paraId="30ACC7D8" w14:textId="77777777" w:rsidR="00320823" w:rsidRPr="004F34BC" w:rsidRDefault="00320823" w:rsidP="00330C72">
            <w:r w:rsidRPr="6D05AC88">
              <w:t xml:space="preserve">User Adoption: Will users embrace your application? Gathering user feedback and making the application user-friendly is essential. </w:t>
            </w:r>
          </w:p>
          <w:p w14:paraId="6F7B6A21" w14:textId="77777777" w:rsidR="00320823" w:rsidRPr="004F34BC" w:rsidRDefault="00320823" w:rsidP="00330C72">
            <w:r w:rsidRPr="6D05AC88">
              <w:t xml:space="preserve">Collaboration and Partnerships: Collaborating with partners can enhance the success of your application, but finding the right partners and managing relationships is crucial. </w:t>
            </w:r>
          </w:p>
          <w:p w14:paraId="6CA36AD2" w14:textId="77777777" w:rsidR="00320823" w:rsidRPr="004F34BC" w:rsidRDefault="00320823" w:rsidP="00330C72">
            <w:r w:rsidRPr="6D05AC88">
              <w:t>Data Security: Ensuring the security of users' personal data, animal tracking data, and other sensitive information is a significant concern. There is a risk of data breaches or leaks.</w:t>
            </w:r>
          </w:p>
          <w:p w14:paraId="5445FDCA" w14:textId="77777777" w:rsidR="00320823" w:rsidRPr="004F34BC" w:rsidRDefault="00320823" w:rsidP="00330C72">
            <w:r w:rsidRPr="6D05AC88">
              <w:t>Legal Matters and Permissions: Compliance with relevant regulations, obtaining permissions, and securing the necessary authorizations for animal tracking are essential.</w:t>
            </w:r>
          </w:p>
        </w:tc>
      </w:tr>
    </w:tbl>
    <w:p w14:paraId="78D452DC" w14:textId="77777777" w:rsidR="00320823" w:rsidRPr="004F34BC" w:rsidRDefault="00320823" w:rsidP="00320823"/>
    <w:tbl>
      <w:tblPr>
        <w:tblStyle w:val="TableGrid"/>
        <w:tblW w:w="0" w:type="auto"/>
        <w:tblLook w:val="04A0" w:firstRow="1" w:lastRow="0" w:firstColumn="1" w:lastColumn="0" w:noHBand="0" w:noVBand="1"/>
      </w:tblPr>
      <w:tblGrid>
        <w:gridCol w:w="4533"/>
        <w:gridCol w:w="4529"/>
      </w:tblGrid>
      <w:tr w:rsidR="00320823" w:rsidRPr="004F34BC" w14:paraId="1AEFD615" w14:textId="77777777" w:rsidTr="00330C72">
        <w:tc>
          <w:tcPr>
            <w:tcW w:w="9212" w:type="dxa"/>
            <w:gridSpan w:val="2"/>
            <w:shd w:val="clear" w:color="auto" w:fill="BFBFBF" w:themeFill="background1" w:themeFillShade="BF"/>
          </w:tcPr>
          <w:p w14:paraId="047BC2E1" w14:textId="77777777" w:rsidR="00320823" w:rsidRPr="004F34BC" w:rsidRDefault="00320823" w:rsidP="00330C72">
            <w:pPr>
              <w:rPr>
                <w:b/>
                <w:bCs/>
              </w:rPr>
            </w:pPr>
            <w:r w:rsidRPr="3E1FA745">
              <w:rPr>
                <w:b/>
                <w:bCs/>
              </w:rPr>
              <w:lastRenderedPageBreak/>
              <w:t>2- List your expectations to your team which are come by your project</w:t>
            </w:r>
          </w:p>
        </w:tc>
      </w:tr>
      <w:tr w:rsidR="00320823" w:rsidRPr="004F34BC" w14:paraId="2E0D64CB" w14:textId="77777777" w:rsidTr="00330C72">
        <w:tc>
          <w:tcPr>
            <w:tcW w:w="4606" w:type="dxa"/>
            <w:shd w:val="clear" w:color="auto" w:fill="BFBFBF" w:themeFill="background1" w:themeFillShade="BF"/>
          </w:tcPr>
          <w:p w14:paraId="7DF49AC6" w14:textId="77777777" w:rsidR="00320823" w:rsidRPr="004F34BC" w:rsidRDefault="00320823" w:rsidP="00330C72">
            <w:r>
              <w:t>Time-to-market (month):</w:t>
            </w:r>
          </w:p>
        </w:tc>
        <w:tc>
          <w:tcPr>
            <w:tcW w:w="4606" w:type="dxa"/>
          </w:tcPr>
          <w:p w14:paraId="2BE29225" w14:textId="77777777" w:rsidR="00320823" w:rsidRPr="004F34BC" w:rsidRDefault="00320823" w:rsidP="00330C72">
            <w:r w:rsidRPr="6D05AC88">
              <w:t>9-12 month</w:t>
            </w:r>
          </w:p>
        </w:tc>
      </w:tr>
      <w:tr w:rsidR="00320823" w:rsidRPr="004F34BC" w14:paraId="05FCCB9F" w14:textId="77777777" w:rsidTr="00330C72">
        <w:tc>
          <w:tcPr>
            <w:tcW w:w="4606" w:type="dxa"/>
            <w:shd w:val="clear" w:color="auto" w:fill="BFBFBF" w:themeFill="background1" w:themeFillShade="BF"/>
          </w:tcPr>
          <w:p w14:paraId="52E080EF" w14:textId="77777777" w:rsidR="00320823" w:rsidRPr="004F34BC" w:rsidRDefault="00320823" w:rsidP="00330C72">
            <w:r>
              <w:t>The expected increase in sales revenue (%):</w:t>
            </w:r>
          </w:p>
        </w:tc>
        <w:tc>
          <w:tcPr>
            <w:tcW w:w="4606" w:type="dxa"/>
          </w:tcPr>
          <w:p w14:paraId="09BF2BB7" w14:textId="77777777" w:rsidR="00320823" w:rsidRPr="004F34BC" w:rsidRDefault="00320823" w:rsidP="00330C72">
            <w:r w:rsidRPr="6D05AC88">
              <w:t>%30</w:t>
            </w:r>
          </w:p>
        </w:tc>
      </w:tr>
      <w:tr w:rsidR="00320823" w:rsidRPr="004F34BC" w14:paraId="769C50A6" w14:textId="77777777" w:rsidTr="00330C72">
        <w:tc>
          <w:tcPr>
            <w:tcW w:w="4606" w:type="dxa"/>
            <w:shd w:val="clear" w:color="auto" w:fill="BFBFBF" w:themeFill="background1" w:themeFillShade="BF"/>
          </w:tcPr>
          <w:p w14:paraId="4E1C58D2" w14:textId="77777777" w:rsidR="00320823" w:rsidRPr="004F34BC" w:rsidRDefault="00320823" w:rsidP="00330C72">
            <w:r>
              <w:t>The expected increase in market share (%):</w:t>
            </w:r>
          </w:p>
        </w:tc>
        <w:tc>
          <w:tcPr>
            <w:tcW w:w="4606" w:type="dxa"/>
          </w:tcPr>
          <w:p w14:paraId="308843C3" w14:textId="77777777" w:rsidR="00320823" w:rsidRPr="004F34BC" w:rsidRDefault="00320823" w:rsidP="00330C72">
            <w:r w:rsidRPr="6D05AC88">
              <w:t>%20</w:t>
            </w:r>
          </w:p>
        </w:tc>
      </w:tr>
      <w:tr w:rsidR="00320823" w:rsidRPr="004F34BC" w14:paraId="4EA49846" w14:textId="77777777" w:rsidTr="00330C72">
        <w:tc>
          <w:tcPr>
            <w:tcW w:w="4606" w:type="dxa"/>
            <w:shd w:val="clear" w:color="auto" w:fill="BFBFBF" w:themeFill="background1" w:themeFillShade="BF"/>
          </w:tcPr>
          <w:p w14:paraId="65CEF513" w14:textId="77777777" w:rsidR="00320823" w:rsidRPr="004F34BC" w:rsidRDefault="00320823" w:rsidP="00330C72">
            <w:r>
              <w:t>Time to start to gain:</w:t>
            </w:r>
          </w:p>
        </w:tc>
        <w:tc>
          <w:tcPr>
            <w:tcW w:w="4606" w:type="dxa"/>
          </w:tcPr>
          <w:p w14:paraId="4F9CD502" w14:textId="77777777" w:rsidR="00320823" w:rsidRPr="004F34BC" w:rsidRDefault="00320823" w:rsidP="00330C72">
            <w:r w:rsidRPr="6D05AC88">
              <w:t>3-6 month</w:t>
            </w:r>
          </w:p>
        </w:tc>
      </w:tr>
    </w:tbl>
    <w:p w14:paraId="1B729A83" w14:textId="77777777" w:rsidR="00320823" w:rsidRPr="004F34BC" w:rsidRDefault="00320823" w:rsidP="00320823"/>
    <w:p w14:paraId="169E4858" w14:textId="77777777" w:rsidR="00320823" w:rsidRPr="004F34BC" w:rsidRDefault="00320823" w:rsidP="00320823">
      <w:pPr>
        <w:pStyle w:val="Title"/>
        <w:rPr>
          <w:sz w:val="40"/>
          <w:szCs w:val="40"/>
        </w:rPr>
      </w:pPr>
      <w:r w:rsidRPr="3E1FA745">
        <w:rPr>
          <w:sz w:val="40"/>
          <w:szCs w:val="40"/>
        </w:rPr>
        <w:t>D.2 National Outcomes</w:t>
      </w:r>
    </w:p>
    <w:tbl>
      <w:tblPr>
        <w:tblStyle w:val="TableGrid"/>
        <w:tblW w:w="0" w:type="auto"/>
        <w:tblLook w:val="04A0" w:firstRow="1" w:lastRow="0" w:firstColumn="1" w:lastColumn="0" w:noHBand="0" w:noVBand="1"/>
      </w:tblPr>
      <w:tblGrid>
        <w:gridCol w:w="9062"/>
      </w:tblGrid>
      <w:tr w:rsidR="00320823" w:rsidRPr="004F34BC" w14:paraId="1FEDEE5D" w14:textId="77777777" w:rsidTr="00330C72">
        <w:tc>
          <w:tcPr>
            <w:tcW w:w="9212" w:type="dxa"/>
            <w:shd w:val="clear" w:color="auto" w:fill="BFBFBF" w:themeFill="background1" w:themeFillShade="BF"/>
          </w:tcPr>
          <w:p w14:paraId="514A06A6" w14:textId="77777777" w:rsidR="00320823" w:rsidRPr="004F34BC" w:rsidRDefault="00320823" w:rsidP="00330C72">
            <w:pPr>
              <w:rPr>
                <w:b/>
                <w:bCs/>
              </w:rPr>
            </w:pPr>
            <w:r w:rsidRPr="3E1FA745">
              <w:rPr>
                <w:b/>
                <w:bCs/>
              </w:rPr>
              <w:t>1- Specify the output that may be subject to patent, utility model and industrial design registration in the project.</w:t>
            </w:r>
          </w:p>
        </w:tc>
      </w:tr>
      <w:tr w:rsidR="00320823" w:rsidRPr="004F34BC" w14:paraId="153987D8" w14:textId="77777777" w:rsidTr="00330C72">
        <w:trPr>
          <w:trHeight w:val="1819"/>
        </w:trPr>
        <w:tc>
          <w:tcPr>
            <w:tcW w:w="9212" w:type="dxa"/>
          </w:tcPr>
          <w:p w14:paraId="05DE3A62" w14:textId="77777777" w:rsidR="00320823" w:rsidRPr="004F34BC" w:rsidRDefault="00320823" w:rsidP="00330C72">
            <w:r w:rsidRPr="6D05AC88">
              <w:t xml:space="preserve">Algorithm and Data Processing Methods: Any unique algorithms or methods developed for tracking and managing stray animals, analyzing data, or improving the app's functionality could potentially be patented. </w:t>
            </w:r>
          </w:p>
          <w:p w14:paraId="74870195" w14:textId="77777777" w:rsidR="002B12ED" w:rsidRDefault="002B12ED" w:rsidP="00330C72">
            <w:r w:rsidRPr="002B12ED">
              <w:t xml:space="preserve">Design of the User Interface (UI) and User Experience (UX): If an application's user interface or any of its creative UX aspects have a unique and eye-catching look, they may be eligible for industrial design registration. </w:t>
            </w:r>
          </w:p>
          <w:p w14:paraId="776CAD26" w14:textId="3E058333" w:rsidR="00320823" w:rsidRPr="004F34BC" w:rsidRDefault="00320823" w:rsidP="00330C72">
            <w:r w:rsidRPr="6D05AC88">
              <w:t xml:space="preserve">Hardware Components: If the project involves the development of any unique hardware components, such as GPS trackers or sensors, these may be candidates for utility model registration if they offer a novel and practical technical solution. </w:t>
            </w:r>
          </w:p>
          <w:p w14:paraId="1F3B8B89" w14:textId="77777777" w:rsidR="00320823" w:rsidRPr="004F34BC" w:rsidRDefault="00320823" w:rsidP="00330C72">
            <w:r w:rsidRPr="6D05AC88">
              <w:t xml:space="preserve">Mobile App Features: Specific features within the mobile app, such as real-time tracking, data visualization, or innovative notification systems, could potentially be patented if they represent inventive and non-obvious solutions. </w:t>
            </w:r>
          </w:p>
          <w:p w14:paraId="4A64BCA5" w14:textId="77777777" w:rsidR="00320823" w:rsidRPr="004F34BC" w:rsidRDefault="00320823" w:rsidP="00330C72">
            <w:r w:rsidRPr="6D05AC88">
              <w:t xml:space="preserve">Data Collection and Analytics Techniques: Methods for collecting and analyzing data related to stray animals' movements, behavior, or health could be considered for patent protection, especially if they offer a unique and valuable approach. </w:t>
            </w:r>
          </w:p>
          <w:p w14:paraId="15A5D06C" w14:textId="77777777" w:rsidR="00320823" w:rsidRPr="004F34BC" w:rsidRDefault="00320823" w:rsidP="00330C72">
            <w:r w:rsidRPr="6D05AC88">
              <w:lastRenderedPageBreak/>
              <w:t>Innovative Animal Tracking Devices: If the project involves the development of new tracking devices or collars for animals, these may be eligible for patent or utility model protection, depending on their technical innovations.</w:t>
            </w:r>
          </w:p>
        </w:tc>
      </w:tr>
      <w:tr w:rsidR="00320823" w:rsidRPr="004F34BC" w14:paraId="06FAA0F1" w14:textId="77777777" w:rsidTr="00330C72">
        <w:trPr>
          <w:trHeight w:val="414"/>
        </w:trPr>
        <w:tc>
          <w:tcPr>
            <w:tcW w:w="9212" w:type="dxa"/>
            <w:shd w:val="clear" w:color="auto" w:fill="BFBFBF" w:themeFill="background1" w:themeFillShade="BF"/>
          </w:tcPr>
          <w:p w14:paraId="5B1D1D51" w14:textId="77777777" w:rsidR="00320823" w:rsidRPr="004F34BC" w:rsidRDefault="00320823" w:rsidP="00330C72">
            <w:pPr>
              <w:rPr>
                <w:b/>
                <w:bCs/>
              </w:rPr>
            </w:pPr>
            <w:r w:rsidRPr="511B7BA6">
              <w:rPr>
                <w:b/>
                <w:bCs/>
              </w:rPr>
              <w:lastRenderedPageBreak/>
              <w:t xml:space="preserve">2- Explain the potential of project and its outputs that may influence social life, education, health etc. </w:t>
            </w:r>
          </w:p>
        </w:tc>
      </w:tr>
      <w:tr w:rsidR="00320823" w:rsidRPr="004F34BC" w14:paraId="42E1F0F5" w14:textId="77777777" w:rsidTr="00330C72">
        <w:trPr>
          <w:trHeight w:val="1428"/>
        </w:trPr>
        <w:tc>
          <w:tcPr>
            <w:tcW w:w="9212" w:type="dxa"/>
          </w:tcPr>
          <w:p w14:paraId="57FD0255" w14:textId="77777777" w:rsidR="00320823" w:rsidRPr="004F34BC" w:rsidRDefault="00320823" w:rsidP="00320823">
            <w:pPr>
              <w:pStyle w:val="ListParagraph"/>
              <w:numPr>
                <w:ilvl w:val="0"/>
                <w:numId w:val="9"/>
              </w:numPr>
              <w:spacing w:after="0" w:line="240" w:lineRule="auto"/>
            </w:pPr>
            <w:r w:rsidRPr="6D05AC88">
              <w:t xml:space="preserve">Social Life: </w:t>
            </w:r>
          </w:p>
          <w:p w14:paraId="204F6D58" w14:textId="77777777" w:rsidR="00320823" w:rsidRPr="004F34BC" w:rsidRDefault="00320823" w:rsidP="00330C72">
            <w:r w:rsidRPr="6D05AC88">
              <w:t>Improved Animal Welfare: The project can contribute to better animal welfare by enabling the tracking and care of stray animals. This may lead to a reduction in animal suffering, promoting a more compassionate and responsible society.</w:t>
            </w:r>
          </w:p>
          <w:p w14:paraId="2222831E" w14:textId="77777777" w:rsidR="00320823" w:rsidRPr="004F34BC" w:rsidRDefault="00320823" w:rsidP="00330C72">
            <w:r w:rsidRPr="6D05AC88">
              <w:t>Community Engagement: The app can foster community engagement by encouraging individuals to get involved in animal rescue efforts, building a sense of shared responsibility and collaboration.</w:t>
            </w:r>
          </w:p>
          <w:p w14:paraId="210CC794" w14:textId="77777777" w:rsidR="00320823" w:rsidRPr="004F34BC" w:rsidRDefault="00320823" w:rsidP="00320823">
            <w:pPr>
              <w:pStyle w:val="ListParagraph"/>
              <w:numPr>
                <w:ilvl w:val="0"/>
                <w:numId w:val="10"/>
              </w:numPr>
              <w:spacing w:after="0" w:line="240" w:lineRule="auto"/>
            </w:pPr>
            <w:r w:rsidRPr="6D05AC88">
              <w:t xml:space="preserve">Education: </w:t>
            </w:r>
          </w:p>
          <w:p w14:paraId="02513CA8" w14:textId="77777777" w:rsidR="00320823" w:rsidRPr="004F34BC" w:rsidRDefault="00320823" w:rsidP="00330C72">
            <w:r w:rsidRPr="6D05AC88">
              <w:t>Awareness and Education: The app can serve as an educational tool, helping people understand the challenges faced by stray animals and the importance of responsible pet ownership. It can also provide resources for schools and educators to teach students about animal welfare and tracking technology.</w:t>
            </w:r>
          </w:p>
          <w:p w14:paraId="01909BE1" w14:textId="77777777" w:rsidR="00320823" w:rsidRPr="004F34BC" w:rsidRDefault="00320823" w:rsidP="00330C72">
            <w:r w:rsidRPr="6D05AC88">
              <w:t>Practical Learning: Students pursuing fields like veterinary science, animal behavior, or environmental studies can gain practical experience through involvement with the app, contributing to their education and career development.</w:t>
            </w:r>
          </w:p>
          <w:p w14:paraId="23B8A59D" w14:textId="77777777" w:rsidR="00320823" w:rsidRPr="004F34BC" w:rsidRDefault="00320823" w:rsidP="00320823">
            <w:pPr>
              <w:pStyle w:val="ListParagraph"/>
              <w:numPr>
                <w:ilvl w:val="0"/>
                <w:numId w:val="11"/>
              </w:numPr>
              <w:spacing w:after="0" w:line="240" w:lineRule="auto"/>
            </w:pPr>
            <w:r w:rsidRPr="6D05AC88">
              <w:t xml:space="preserve">Health: </w:t>
            </w:r>
          </w:p>
          <w:p w14:paraId="7DB63C36" w14:textId="77777777" w:rsidR="00320823" w:rsidRPr="004F34BC" w:rsidRDefault="00320823" w:rsidP="00330C72">
            <w:r w:rsidRPr="6D05AC88">
              <w:t>Zoonotic Disease Prevention: By tracking and managing stray animals, the app can indirectly contribute to public health by reducing the risk of zoonotic diseases transmitted from animals to humans.</w:t>
            </w:r>
          </w:p>
          <w:p w14:paraId="5330DBEA" w14:textId="77777777" w:rsidR="00320823" w:rsidRPr="004F34BC" w:rsidRDefault="00320823" w:rsidP="00330C72">
            <w:r w:rsidRPr="6D05AC88">
              <w:t>Mental Health: Interacting with and helping animals can have a positive impact on people's mental health. The app can provide opportunities for users to engage with animals, which can be therapeutic.</w:t>
            </w:r>
          </w:p>
          <w:p w14:paraId="14717EA5" w14:textId="77777777" w:rsidR="00320823" w:rsidRPr="004F34BC" w:rsidRDefault="00320823" w:rsidP="00320823">
            <w:pPr>
              <w:pStyle w:val="ListParagraph"/>
              <w:numPr>
                <w:ilvl w:val="0"/>
                <w:numId w:val="12"/>
              </w:numPr>
              <w:spacing w:after="0" w:line="240" w:lineRule="auto"/>
            </w:pPr>
            <w:r w:rsidRPr="6D05AC88">
              <w:t xml:space="preserve">Environment: </w:t>
            </w:r>
          </w:p>
          <w:p w14:paraId="6114433A" w14:textId="77777777" w:rsidR="00320823" w:rsidRPr="004F34BC" w:rsidRDefault="00320823" w:rsidP="00330C72">
            <w:r w:rsidRPr="6D05AC88">
              <w:lastRenderedPageBreak/>
              <w:t>Ecosystem Balance: Stray animals can sometimes disrupt local ecosystems. By managing and tracking them, the app can help maintain a more balanced environment, benefiting native wildlife and vegetation.</w:t>
            </w:r>
          </w:p>
          <w:p w14:paraId="6163E641" w14:textId="77777777" w:rsidR="00320823" w:rsidRPr="004F34BC" w:rsidRDefault="00320823" w:rsidP="00320823">
            <w:pPr>
              <w:pStyle w:val="ListParagraph"/>
              <w:numPr>
                <w:ilvl w:val="0"/>
                <w:numId w:val="13"/>
              </w:numPr>
              <w:spacing w:after="0" w:line="240" w:lineRule="auto"/>
            </w:pPr>
            <w:r w:rsidRPr="6D05AC88">
              <w:t xml:space="preserve">Economic Impact: </w:t>
            </w:r>
          </w:p>
          <w:p w14:paraId="508531D1" w14:textId="77777777" w:rsidR="00320823" w:rsidRPr="004F34BC" w:rsidRDefault="00320823" w:rsidP="00330C72">
            <w:r w:rsidRPr="6D05AC88">
              <w:t>Job Creation: The project can create job opportunities related to animal care, app development, data analysis, and more, contributing to local economies.</w:t>
            </w:r>
          </w:p>
          <w:p w14:paraId="20D4EF7A" w14:textId="77777777" w:rsidR="00320823" w:rsidRPr="004F34BC" w:rsidRDefault="00320823" w:rsidP="00320823">
            <w:pPr>
              <w:pStyle w:val="ListParagraph"/>
              <w:numPr>
                <w:ilvl w:val="0"/>
                <w:numId w:val="14"/>
              </w:numPr>
              <w:spacing w:after="0" w:line="240" w:lineRule="auto"/>
            </w:pPr>
            <w:r w:rsidRPr="6D05AC88">
              <w:t xml:space="preserve">Safety: </w:t>
            </w:r>
          </w:p>
          <w:p w14:paraId="23F3D8EA" w14:textId="77777777" w:rsidR="00320823" w:rsidRPr="004F34BC" w:rsidRDefault="00320823" w:rsidP="00330C72">
            <w:r w:rsidRPr="6D05AC88">
              <w:t>Human Safety: The app can contribute to public safety by helping to locate and manage potentially aggressive or sick stray animals, reducing the risk of harm to humans.</w:t>
            </w:r>
          </w:p>
          <w:p w14:paraId="5CD54852" w14:textId="77777777" w:rsidR="00320823" w:rsidRPr="004F34BC" w:rsidRDefault="00320823" w:rsidP="00320823">
            <w:pPr>
              <w:pStyle w:val="ListParagraph"/>
              <w:numPr>
                <w:ilvl w:val="0"/>
                <w:numId w:val="15"/>
              </w:numPr>
              <w:spacing w:after="0" w:line="240" w:lineRule="auto"/>
            </w:pPr>
            <w:r w:rsidRPr="6D05AC88">
              <w:t xml:space="preserve">Community Building: </w:t>
            </w:r>
          </w:p>
          <w:p w14:paraId="7D445E48" w14:textId="77777777" w:rsidR="00320823" w:rsidRPr="004F34BC" w:rsidRDefault="00320823" w:rsidP="00330C72">
            <w:r w:rsidRPr="6D05AC88">
              <w:t>Volunteer and Community Building: The app can encourage the formation of volunteer groups and communities dedicated to animal welfare, promoting social cohesion.</w:t>
            </w:r>
          </w:p>
        </w:tc>
      </w:tr>
      <w:tr w:rsidR="00320823" w:rsidRPr="004F34BC" w14:paraId="3A88601B" w14:textId="77777777" w:rsidTr="00330C72">
        <w:trPr>
          <w:trHeight w:val="432"/>
        </w:trPr>
        <w:tc>
          <w:tcPr>
            <w:tcW w:w="9212" w:type="dxa"/>
            <w:shd w:val="clear" w:color="auto" w:fill="BFBFBF" w:themeFill="background1" w:themeFillShade="BF"/>
          </w:tcPr>
          <w:p w14:paraId="70E5CA22" w14:textId="77777777" w:rsidR="00320823" w:rsidRPr="004F34BC" w:rsidRDefault="00320823" w:rsidP="00330C72">
            <w:pPr>
              <w:rPr>
                <w:b/>
                <w:bCs/>
              </w:rPr>
            </w:pPr>
            <w:r w:rsidRPr="3E1FA745">
              <w:rPr>
                <w:b/>
                <w:bCs/>
              </w:rPr>
              <w:lastRenderedPageBreak/>
              <w:t>3- Explain the positive and negative effects of project outputs for environment and human being.</w:t>
            </w:r>
          </w:p>
        </w:tc>
      </w:tr>
      <w:tr w:rsidR="00320823" w:rsidRPr="004F34BC" w14:paraId="5972A0C0" w14:textId="77777777" w:rsidTr="00330C72">
        <w:trPr>
          <w:trHeight w:val="1418"/>
        </w:trPr>
        <w:tc>
          <w:tcPr>
            <w:tcW w:w="9212" w:type="dxa"/>
          </w:tcPr>
          <w:p w14:paraId="1CDBB910" w14:textId="77777777" w:rsidR="00320823" w:rsidRPr="004F34BC" w:rsidRDefault="00320823" w:rsidP="00330C72">
            <w:pPr>
              <w:rPr>
                <w:b/>
                <w:bCs/>
              </w:rPr>
            </w:pPr>
            <w:r w:rsidRPr="6D05AC88">
              <w:rPr>
                <w:b/>
                <w:bCs/>
              </w:rPr>
              <w:t xml:space="preserve">Positive Effects on the Environment and Human Beings: </w:t>
            </w:r>
          </w:p>
          <w:p w14:paraId="345758B4" w14:textId="77777777" w:rsidR="00320823" w:rsidRPr="004F34BC" w:rsidRDefault="00320823" w:rsidP="00330C72">
            <w:r w:rsidRPr="6D05AC88">
              <w:t>Animal Welfare: Positive: The project can significantly improve animal welfare by helping track and rescue stray animals, providing them with necessary care and shelter. Positive: Reducing the suffering of stray animals contributes to a more compassionate and humane society.</w:t>
            </w:r>
          </w:p>
          <w:p w14:paraId="15F2CC95" w14:textId="77777777" w:rsidR="00320823" w:rsidRPr="004F34BC" w:rsidRDefault="00320823" w:rsidP="00330C72">
            <w:r w:rsidRPr="6D05AC88">
              <w:t>Environmental Impact: Positive: Managing stray animals can help protect local ecosystems from potential disruptions caused by these animals. Positive: By addressing issues related to stray animals, the project can indirectly support the conservation of native wildlife and plant species.</w:t>
            </w:r>
          </w:p>
          <w:p w14:paraId="1E9F25C8" w14:textId="77777777" w:rsidR="00320823" w:rsidRPr="004F34BC" w:rsidRDefault="00320823" w:rsidP="00330C72">
            <w:r w:rsidRPr="6D05AC88">
              <w:t>Public Health: Positive: Managing stray animals can reduce the risk of zoonotic diseases, enhancing public health and safety. Positive: The project can create awareness about the importance of responsible pet ownership and proper vaccination, contributing to a healthier community.</w:t>
            </w:r>
          </w:p>
          <w:p w14:paraId="5A791F3B" w14:textId="77777777" w:rsidR="00320823" w:rsidRPr="004F34BC" w:rsidRDefault="00320823" w:rsidP="00330C72">
            <w:r w:rsidRPr="6D05AC88">
              <w:t xml:space="preserve">Community Building: Positive: The project can foster a sense of community by encouraging individuals to get involved in animal rescue efforts, promoting collaboration and shared </w:t>
            </w:r>
            <w:r w:rsidRPr="6D05AC88">
              <w:lastRenderedPageBreak/>
              <w:t>responsibility. Positive: Volunteer groups and communities dedicated to animal welfare can form, promoting social cohesion and a sense of purpose among participants.</w:t>
            </w:r>
          </w:p>
          <w:p w14:paraId="73AFEF66" w14:textId="77777777" w:rsidR="00320823" w:rsidRPr="004F34BC" w:rsidRDefault="00320823" w:rsidP="00330C72">
            <w:pPr>
              <w:rPr>
                <w:b/>
                <w:bCs/>
              </w:rPr>
            </w:pPr>
            <w:r w:rsidRPr="6D05AC88">
              <w:rPr>
                <w:b/>
                <w:bCs/>
              </w:rPr>
              <w:t xml:space="preserve">Negative Effects on the Environment and Human Beings: </w:t>
            </w:r>
          </w:p>
          <w:p w14:paraId="3F801B82" w14:textId="77777777" w:rsidR="00320823" w:rsidRPr="004F34BC" w:rsidRDefault="00320823" w:rsidP="00330C72">
            <w:r w:rsidRPr="6D05AC88">
              <w:t>Environmental Impact: Negative: In some cases, tracking and capturing stray animals may disrupt local ecosystems and potentially affect native species. Negative: The project may inadvertently encourage the removal of certain species of stray animals, which can have ecological consequences.</w:t>
            </w:r>
          </w:p>
          <w:p w14:paraId="30AC2305" w14:textId="77777777" w:rsidR="00320823" w:rsidRPr="004F34BC" w:rsidRDefault="00320823" w:rsidP="00330C72">
            <w:r w:rsidRPr="6D05AC88">
              <w:t>Economic Impact: Negative: The project may require funding for operations, which could divert resources from other environmental or community projects. Negative: In some cases, the project could create competition with existing animal-related businesses.</w:t>
            </w:r>
          </w:p>
          <w:p w14:paraId="56C833A8" w14:textId="77777777" w:rsidR="00320823" w:rsidRPr="004F34BC" w:rsidRDefault="00320823" w:rsidP="00330C72">
            <w:r w:rsidRPr="511B7BA6">
              <w:t>Community Impact: Negative: There may be resistance to or opposition to the project from some members of the community, particularly if it affects existing cultural practices or traditional views on stray animals. Negative: Stray animal management efforts can sometimes face challenges related to animal rights and ethics, leading to public disagreements.</w:t>
            </w:r>
          </w:p>
        </w:tc>
      </w:tr>
    </w:tbl>
    <w:p w14:paraId="1D8DD519" w14:textId="77777777" w:rsidR="00320823" w:rsidRPr="004F34BC" w:rsidRDefault="00320823" w:rsidP="00320823">
      <w:pPr>
        <w:sectPr w:rsidR="00320823" w:rsidRPr="004F34BC" w:rsidSect="00723A55">
          <w:pgSz w:w="11906" w:h="16838"/>
          <w:pgMar w:top="1417" w:right="1417" w:bottom="1417" w:left="1417" w:header="708" w:footer="708" w:gutter="0"/>
          <w:cols w:space="708"/>
          <w:docGrid w:linePitch="360"/>
        </w:sectPr>
      </w:pPr>
    </w:p>
    <w:p w14:paraId="6534D069" w14:textId="77777777" w:rsidR="00320823" w:rsidRPr="004F34BC" w:rsidRDefault="00320823" w:rsidP="00320823">
      <w:pPr>
        <w:pStyle w:val="Title"/>
        <w:rPr>
          <w:sz w:val="40"/>
          <w:szCs w:val="40"/>
        </w:rPr>
      </w:pPr>
      <w:r w:rsidRPr="3E1FA745">
        <w:rPr>
          <w:sz w:val="40"/>
          <w:szCs w:val="40"/>
        </w:rPr>
        <w:lastRenderedPageBreak/>
        <w:t>(M013) Instrument / Equipment / Software / RELEASE PURCHASES</w:t>
      </w:r>
    </w:p>
    <w:tbl>
      <w:tblPr>
        <w:tblW w:w="14132" w:type="dxa"/>
        <w:jc w:val="center"/>
        <w:tblLayout w:type="fixed"/>
        <w:tblCellMar>
          <w:left w:w="30" w:type="dxa"/>
          <w:right w:w="30" w:type="dxa"/>
        </w:tblCellMar>
        <w:tblLook w:val="0000" w:firstRow="0" w:lastRow="0" w:firstColumn="0" w:lastColumn="0" w:noHBand="0" w:noVBand="0"/>
      </w:tblPr>
      <w:tblGrid>
        <w:gridCol w:w="528"/>
        <w:gridCol w:w="969"/>
        <w:gridCol w:w="1143"/>
        <w:gridCol w:w="685"/>
        <w:gridCol w:w="900"/>
        <w:gridCol w:w="1895"/>
        <w:gridCol w:w="1620"/>
        <w:gridCol w:w="710"/>
        <w:gridCol w:w="1232"/>
        <w:gridCol w:w="1408"/>
        <w:gridCol w:w="1408"/>
        <w:gridCol w:w="1634"/>
      </w:tblGrid>
      <w:tr w:rsidR="00320823" w:rsidRPr="004F34BC" w14:paraId="1DD4ECE1" w14:textId="77777777" w:rsidTr="00330C72">
        <w:trPr>
          <w:cantSplit/>
          <w:trHeight w:val="551"/>
          <w:jc w:val="center"/>
        </w:trPr>
        <w:tc>
          <w:tcPr>
            <w:tcW w:w="1497" w:type="dxa"/>
            <w:gridSpan w:val="2"/>
            <w:tcBorders>
              <w:top w:val="single" w:sz="4" w:space="0" w:color="auto"/>
              <w:left w:val="single" w:sz="4" w:space="0" w:color="auto"/>
              <w:bottom w:val="single" w:sz="4" w:space="0" w:color="auto"/>
              <w:right w:val="single" w:sz="4" w:space="0" w:color="auto"/>
            </w:tcBorders>
            <w:vAlign w:val="center"/>
          </w:tcPr>
          <w:p w14:paraId="362C2C0E" w14:textId="77777777" w:rsidR="00320823" w:rsidRPr="004F34BC" w:rsidRDefault="00320823" w:rsidP="00330C72">
            <w:pPr>
              <w:snapToGrid w:val="0"/>
              <w:spacing w:after="0" w:line="240" w:lineRule="auto"/>
              <w:jc w:val="center"/>
              <w:rPr>
                <w:rFonts w:cstheme="minorBidi"/>
                <w:b/>
                <w:bCs/>
                <w:color w:val="000000"/>
              </w:rPr>
            </w:pPr>
            <w:r w:rsidRPr="3E1FA745">
              <w:rPr>
                <w:rFonts w:cstheme="minorBidi"/>
                <w:b/>
                <w:bCs/>
                <w:color w:val="000000" w:themeColor="text1"/>
              </w:rPr>
              <w:t>Project Name</w:t>
            </w:r>
          </w:p>
        </w:tc>
        <w:tc>
          <w:tcPr>
            <w:tcW w:w="12635" w:type="dxa"/>
            <w:gridSpan w:val="10"/>
            <w:tcBorders>
              <w:top w:val="single" w:sz="4" w:space="0" w:color="auto"/>
              <w:left w:val="single" w:sz="4" w:space="0" w:color="auto"/>
              <w:bottom w:val="single" w:sz="4" w:space="0" w:color="auto"/>
              <w:right w:val="single" w:sz="4" w:space="0" w:color="auto"/>
            </w:tcBorders>
            <w:vAlign w:val="center"/>
          </w:tcPr>
          <w:p w14:paraId="57A2DBBE" w14:textId="77777777" w:rsidR="00320823" w:rsidRPr="004F34BC" w:rsidRDefault="00320823" w:rsidP="00330C72">
            <w:pPr>
              <w:snapToGrid w:val="0"/>
              <w:jc w:val="center"/>
              <w:rPr>
                <w:rFonts w:cstheme="minorBidi"/>
                <w:b/>
                <w:bCs/>
                <w:color w:val="000000"/>
              </w:rPr>
            </w:pPr>
          </w:p>
        </w:tc>
      </w:tr>
      <w:tr w:rsidR="00320823" w:rsidRPr="004F34BC" w14:paraId="175654B7" w14:textId="77777777" w:rsidTr="00330C72">
        <w:trPr>
          <w:cantSplit/>
          <w:trHeight w:val="804"/>
          <w:jc w:val="center"/>
        </w:trPr>
        <w:tc>
          <w:tcPr>
            <w:tcW w:w="528" w:type="dxa"/>
            <w:vMerge w:val="restart"/>
            <w:tcBorders>
              <w:top w:val="single" w:sz="4" w:space="0" w:color="auto"/>
              <w:left w:val="single" w:sz="4" w:space="0" w:color="auto"/>
              <w:right w:val="single" w:sz="4" w:space="0" w:color="auto"/>
            </w:tcBorders>
            <w:vAlign w:val="center"/>
          </w:tcPr>
          <w:p w14:paraId="0C9039F3" w14:textId="77777777" w:rsidR="00320823" w:rsidRPr="004F34BC" w:rsidRDefault="00320823" w:rsidP="00330C72">
            <w:pPr>
              <w:snapToGrid w:val="0"/>
              <w:jc w:val="center"/>
              <w:rPr>
                <w:rFonts w:cstheme="minorBidi"/>
                <w:b/>
                <w:bCs/>
                <w:color w:val="000000"/>
              </w:rPr>
            </w:pPr>
            <w:r w:rsidRPr="3E1FA745">
              <w:rPr>
                <w:rFonts w:cstheme="minorBidi"/>
                <w:b/>
                <w:bCs/>
                <w:color w:val="000000" w:themeColor="text1"/>
              </w:rPr>
              <w:t>Line no</w:t>
            </w:r>
          </w:p>
        </w:tc>
        <w:tc>
          <w:tcPr>
            <w:tcW w:w="2112" w:type="dxa"/>
            <w:gridSpan w:val="2"/>
            <w:vMerge w:val="restart"/>
            <w:tcBorders>
              <w:top w:val="single" w:sz="4" w:space="0" w:color="auto"/>
              <w:left w:val="single" w:sz="4" w:space="0" w:color="auto"/>
              <w:right w:val="single" w:sz="4" w:space="0" w:color="auto"/>
            </w:tcBorders>
            <w:vAlign w:val="center"/>
          </w:tcPr>
          <w:p w14:paraId="140BDA53" w14:textId="77777777" w:rsidR="00320823" w:rsidRPr="004F34BC" w:rsidRDefault="00320823" w:rsidP="00330C72">
            <w:pPr>
              <w:snapToGrid w:val="0"/>
              <w:jc w:val="center"/>
              <w:rPr>
                <w:rFonts w:cstheme="minorBidi"/>
                <w:b/>
                <w:bCs/>
                <w:color w:val="000000"/>
              </w:rPr>
            </w:pPr>
            <w:r w:rsidRPr="3E1FA745">
              <w:rPr>
                <w:rFonts w:cstheme="minorBidi"/>
                <w:b/>
                <w:bCs/>
                <w:color w:val="000000" w:themeColor="text1"/>
              </w:rPr>
              <w:t>Instrument / Equipment / Software / Publication Name</w:t>
            </w:r>
          </w:p>
        </w:tc>
        <w:tc>
          <w:tcPr>
            <w:tcW w:w="685" w:type="dxa"/>
            <w:vMerge w:val="restart"/>
            <w:tcBorders>
              <w:top w:val="single" w:sz="4" w:space="0" w:color="auto"/>
              <w:left w:val="single" w:sz="4" w:space="0" w:color="auto"/>
              <w:right w:val="single" w:sz="4" w:space="0" w:color="auto"/>
            </w:tcBorders>
            <w:vAlign w:val="center"/>
          </w:tcPr>
          <w:p w14:paraId="25C35ABA" w14:textId="77777777" w:rsidR="00320823" w:rsidRPr="004F34BC" w:rsidRDefault="00320823" w:rsidP="00330C72">
            <w:pPr>
              <w:snapToGrid w:val="0"/>
              <w:jc w:val="center"/>
              <w:rPr>
                <w:rFonts w:cstheme="minorBidi"/>
                <w:b/>
                <w:bCs/>
                <w:color w:val="000000"/>
              </w:rPr>
            </w:pPr>
            <w:r w:rsidRPr="3E1FA745">
              <w:rPr>
                <w:rFonts w:cstheme="minorBidi"/>
                <w:b/>
                <w:bCs/>
                <w:color w:val="000000" w:themeColor="text1"/>
              </w:rPr>
              <w:t>No. of Item</w:t>
            </w:r>
          </w:p>
        </w:tc>
        <w:tc>
          <w:tcPr>
            <w:tcW w:w="900" w:type="dxa"/>
            <w:vMerge w:val="restart"/>
            <w:tcBorders>
              <w:top w:val="single" w:sz="4" w:space="0" w:color="auto"/>
              <w:left w:val="single" w:sz="4" w:space="0" w:color="auto"/>
              <w:right w:val="single" w:sz="4" w:space="0" w:color="auto"/>
            </w:tcBorders>
            <w:vAlign w:val="center"/>
          </w:tcPr>
          <w:p w14:paraId="527C4A5D" w14:textId="77777777" w:rsidR="00320823" w:rsidRPr="004F34BC" w:rsidRDefault="00320823" w:rsidP="00330C72">
            <w:pPr>
              <w:snapToGrid w:val="0"/>
              <w:jc w:val="center"/>
              <w:rPr>
                <w:rFonts w:cstheme="minorBidi"/>
                <w:b/>
                <w:bCs/>
                <w:color w:val="000000"/>
              </w:rPr>
            </w:pPr>
            <w:r w:rsidRPr="3E1FA745">
              <w:rPr>
                <w:rFonts w:cstheme="minorBidi"/>
                <w:b/>
                <w:bCs/>
                <w:color w:val="000000" w:themeColor="text1"/>
              </w:rPr>
              <w:t>Capacity</w:t>
            </w:r>
          </w:p>
        </w:tc>
        <w:tc>
          <w:tcPr>
            <w:tcW w:w="1895" w:type="dxa"/>
            <w:vMerge w:val="restart"/>
            <w:tcBorders>
              <w:top w:val="single" w:sz="4" w:space="0" w:color="auto"/>
              <w:left w:val="single" w:sz="4" w:space="0" w:color="auto"/>
              <w:right w:val="single" w:sz="4" w:space="0" w:color="auto"/>
            </w:tcBorders>
            <w:vAlign w:val="center"/>
          </w:tcPr>
          <w:p w14:paraId="053DC5DA" w14:textId="77777777" w:rsidR="00320823" w:rsidRPr="004F34BC" w:rsidRDefault="00320823" w:rsidP="00330C72">
            <w:pPr>
              <w:snapToGrid w:val="0"/>
              <w:ind w:left="-51"/>
              <w:jc w:val="center"/>
              <w:rPr>
                <w:rFonts w:cstheme="minorBidi"/>
                <w:b/>
                <w:bCs/>
                <w:color w:val="000000"/>
              </w:rPr>
            </w:pPr>
            <w:r w:rsidRPr="3E1FA745">
              <w:rPr>
                <w:rFonts w:cstheme="minorBidi"/>
                <w:b/>
                <w:bCs/>
                <w:color w:val="000000" w:themeColor="text1"/>
              </w:rPr>
              <w:t>Technical specification</w:t>
            </w:r>
          </w:p>
        </w:tc>
        <w:tc>
          <w:tcPr>
            <w:tcW w:w="1620" w:type="dxa"/>
            <w:vMerge w:val="restart"/>
            <w:tcBorders>
              <w:top w:val="single" w:sz="4" w:space="0" w:color="auto"/>
              <w:left w:val="single" w:sz="4" w:space="0" w:color="auto"/>
              <w:right w:val="single" w:sz="4" w:space="0" w:color="auto"/>
            </w:tcBorders>
            <w:vAlign w:val="center"/>
          </w:tcPr>
          <w:p w14:paraId="2DDBFD89" w14:textId="77777777" w:rsidR="00320823" w:rsidRPr="004F34BC" w:rsidRDefault="00320823" w:rsidP="00330C72">
            <w:pPr>
              <w:snapToGrid w:val="0"/>
              <w:ind w:left="-51"/>
              <w:jc w:val="center"/>
              <w:rPr>
                <w:rFonts w:cstheme="minorBidi"/>
                <w:b/>
                <w:bCs/>
                <w:color w:val="000000"/>
              </w:rPr>
            </w:pPr>
            <w:r w:rsidRPr="3E1FA745">
              <w:rPr>
                <w:rFonts w:cstheme="minorBidi"/>
                <w:b/>
                <w:bCs/>
                <w:color w:val="000000" w:themeColor="text1"/>
              </w:rPr>
              <w:t>Purpose of Project Activities</w:t>
            </w:r>
          </w:p>
        </w:tc>
        <w:tc>
          <w:tcPr>
            <w:tcW w:w="1942" w:type="dxa"/>
            <w:gridSpan w:val="2"/>
            <w:tcBorders>
              <w:top w:val="single" w:sz="4" w:space="0" w:color="auto"/>
              <w:left w:val="single" w:sz="4" w:space="0" w:color="auto"/>
              <w:bottom w:val="single" w:sz="4" w:space="0" w:color="auto"/>
              <w:right w:val="single" w:sz="4" w:space="0" w:color="auto"/>
            </w:tcBorders>
            <w:vAlign w:val="center"/>
          </w:tcPr>
          <w:p w14:paraId="6B9A333B" w14:textId="77777777" w:rsidR="00320823" w:rsidRPr="004F34BC" w:rsidRDefault="00320823" w:rsidP="00330C72">
            <w:pPr>
              <w:ind w:left="-51"/>
              <w:jc w:val="center"/>
              <w:rPr>
                <w:rFonts w:cstheme="minorBidi"/>
                <w:b/>
                <w:bCs/>
                <w:color w:val="000000"/>
              </w:rPr>
            </w:pPr>
            <w:r w:rsidRPr="3E1FA745">
              <w:rPr>
                <w:rFonts w:cstheme="minorBidi"/>
                <w:b/>
                <w:bCs/>
                <w:color w:val="000000" w:themeColor="text1"/>
              </w:rPr>
              <w:t>Post-Project Place of Use / Purpose</w:t>
            </w:r>
          </w:p>
        </w:tc>
        <w:tc>
          <w:tcPr>
            <w:tcW w:w="1408" w:type="dxa"/>
            <w:vMerge w:val="restart"/>
            <w:tcBorders>
              <w:top w:val="single" w:sz="4" w:space="0" w:color="auto"/>
              <w:left w:val="single" w:sz="4" w:space="0" w:color="auto"/>
              <w:right w:val="single" w:sz="4" w:space="0" w:color="auto"/>
            </w:tcBorders>
            <w:vAlign w:val="center"/>
          </w:tcPr>
          <w:p w14:paraId="15AC3CB2" w14:textId="77777777" w:rsidR="00320823" w:rsidRPr="004F34BC" w:rsidRDefault="00320823" w:rsidP="00330C72">
            <w:pPr>
              <w:snapToGrid w:val="0"/>
              <w:ind w:left="-51"/>
              <w:jc w:val="center"/>
              <w:rPr>
                <w:rFonts w:cstheme="minorBidi"/>
                <w:b/>
                <w:bCs/>
                <w:color w:val="000000"/>
              </w:rPr>
            </w:pPr>
            <w:r w:rsidRPr="3E1FA745">
              <w:rPr>
                <w:rFonts w:cstheme="minorBidi"/>
                <w:b/>
                <w:bCs/>
                <w:color w:val="000000" w:themeColor="text1"/>
              </w:rPr>
              <w:t>Unit Price (USD)</w:t>
            </w:r>
          </w:p>
        </w:tc>
        <w:tc>
          <w:tcPr>
            <w:tcW w:w="1408" w:type="dxa"/>
            <w:vMerge w:val="restart"/>
            <w:tcBorders>
              <w:top w:val="single" w:sz="4" w:space="0" w:color="auto"/>
              <w:left w:val="single" w:sz="4" w:space="0" w:color="auto"/>
              <w:right w:val="single" w:sz="4" w:space="0" w:color="auto"/>
            </w:tcBorders>
            <w:vAlign w:val="center"/>
          </w:tcPr>
          <w:p w14:paraId="0BA13FA0" w14:textId="77777777" w:rsidR="00320823" w:rsidRPr="004F34BC" w:rsidRDefault="00320823" w:rsidP="00330C72">
            <w:pPr>
              <w:ind w:left="-51"/>
              <w:jc w:val="center"/>
              <w:rPr>
                <w:rFonts w:cstheme="minorBidi"/>
                <w:b/>
                <w:bCs/>
                <w:color w:val="000000"/>
              </w:rPr>
            </w:pPr>
            <w:r w:rsidRPr="3E1FA745">
              <w:rPr>
                <w:rFonts w:cstheme="minorBidi"/>
                <w:b/>
                <w:bCs/>
                <w:color w:val="000000" w:themeColor="text1"/>
              </w:rPr>
              <w:t>Unit Price (TL)</w:t>
            </w:r>
          </w:p>
        </w:tc>
        <w:tc>
          <w:tcPr>
            <w:tcW w:w="1634" w:type="dxa"/>
            <w:vMerge w:val="restart"/>
            <w:tcBorders>
              <w:top w:val="single" w:sz="4" w:space="0" w:color="auto"/>
              <w:left w:val="single" w:sz="4" w:space="0" w:color="auto"/>
              <w:right w:val="single" w:sz="4" w:space="0" w:color="auto"/>
            </w:tcBorders>
            <w:vAlign w:val="center"/>
          </w:tcPr>
          <w:p w14:paraId="44129120" w14:textId="77777777" w:rsidR="00320823" w:rsidRPr="004F34BC" w:rsidRDefault="00320823" w:rsidP="00330C72">
            <w:pPr>
              <w:snapToGrid w:val="0"/>
              <w:ind w:left="-51"/>
              <w:jc w:val="center"/>
              <w:rPr>
                <w:rFonts w:cstheme="minorBidi"/>
                <w:b/>
                <w:bCs/>
                <w:color w:val="000000"/>
              </w:rPr>
            </w:pPr>
            <w:r w:rsidRPr="3E1FA745">
              <w:rPr>
                <w:rFonts w:cstheme="minorBidi"/>
                <w:b/>
                <w:bCs/>
                <w:color w:val="000000" w:themeColor="text1"/>
              </w:rPr>
              <w:t>Total Amount (TL)</w:t>
            </w:r>
          </w:p>
        </w:tc>
      </w:tr>
      <w:tr w:rsidR="00320823" w:rsidRPr="004F34BC" w14:paraId="394A646E" w14:textId="77777777" w:rsidTr="00330C72">
        <w:trPr>
          <w:cantSplit/>
          <w:trHeight w:val="339"/>
          <w:jc w:val="center"/>
        </w:trPr>
        <w:tc>
          <w:tcPr>
            <w:tcW w:w="528" w:type="dxa"/>
            <w:vMerge/>
            <w:vAlign w:val="center"/>
          </w:tcPr>
          <w:p w14:paraId="65FCAD05" w14:textId="77777777" w:rsidR="00320823" w:rsidRPr="004F34BC" w:rsidRDefault="00320823" w:rsidP="00330C72">
            <w:pPr>
              <w:snapToGrid w:val="0"/>
              <w:jc w:val="center"/>
              <w:rPr>
                <w:rFonts w:cstheme="minorHAnsi"/>
                <w:b/>
                <w:color w:val="000000"/>
              </w:rPr>
            </w:pPr>
          </w:p>
        </w:tc>
        <w:tc>
          <w:tcPr>
            <w:tcW w:w="2112" w:type="dxa"/>
            <w:gridSpan w:val="2"/>
            <w:vMerge/>
            <w:vAlign w:val="center"/>
          </w:tcPr>
          <w:p w14:paraId="29869007" w14:textId="77777777" w:rsidR="00320823" w:rsidRPr="004F34BC" w:rsidRDefault="00320823" w:rsidP="00330C72">
            <w:pPr>
              <w:snapToGrid w:val="0"/>
              <w:jc w:val="center"/>
              <w:rPr>
                <w:rFonts w:cstheme="minorHAnsi"/>
                <w:b/>
                <w:color w:val="000000"/>
              </w:rPr>
            </w:pPr>
          </w:p>
        </w:tc>
        <w:tc>
          <w:tcPr>
            <w:tcW w:w="685" w:type="dxa"/>
            <w:vMerge/>
            <w:vAlign w:val="center"/>
          </w:tcPr>
          <w:p w14:paraId="2A503602" w14:textId="77777777" w:rsidR="00320823" w:rsidRPr="004F34BC" w:rsidRDefault="00320823" w:rsidP="00330C72">
            <w:pPr>
              <w:snapToGrid w:val="0"/>
              <w:jc w:val="center"/>
              <w:rPr>
                <w:rFonts w:cstheme="minorHAnsi"/>
                <w:b/>
                <w:color w:val="000000"/>
              </w:rPr>
            </w:pPr>
          </w:p>
        </w:tc>
        <w:tc>
          <w:tcPr>
            <w:tcW w:w="900" w:type="dxa"/>
            <w:vMerge/>
            <w:vAlign w:val="center"/>
          </w:tcPr>
          <w:p w14:paraId="6234BFEB" w14:textId="77777777" w:rsidR="00320823" w:rsidRPr="004F34BC" w:rsidRDefault="00320823" w:rsidP="00330C72">
            <w:pPr>
              <w:snapToGrid w:val="0"/>
              <w:jc w:val="center"/>
              <w:rPr>
                <w:rFonts w:cstheme="minorHAnsi"/>
                <w:b/>
                <w:color w:val="000000"/>
              </w:rPr>
            </w:pPr>
          </w:p>
        </w:tc>
        <w:tc>
          <w:tcPr>
            <w:tcW w:w="1895" w:type="dxa"/>
            <w:vMerge/>
            <w:vAlign w:val="center"/>
          </w:tcPr>
          <w:p w14:paraId="1CB3885E" w14:textId="77777777" w:rsidR="00320823" w:rsidRPr="004F34BC" w:rsidRDefault="00320823" w:rsidP="00330C72">
            <w:pPr>
              <w:snapToGrid w:val="0"/>
              <w:ind w:left="-51"/>
              <w:jc w:val="center"/>
              <w:rPr>
                <w:rFonts w:cstheme="minorHAnsi"/>
                <w:b/>
                <w:color w:val="000000"/>
              </w:rPr>
            </w:pPr>
          </w:p>
        </w:tc>
        <w:tc>
          <w:tcPr>
            <w:tcW w:w="1620" w:type="dxa"/>
            <w:vMerge/>
            <w:vAlign w:val="center"/>
          </w:tcPr>
          <w:p w14:paraId="2E834A80" w14:textId="77777777" w:rsidR="00320823" w:rsidRPr="004F34BC" w:rsidRDefault="00320823" w:rsidP="00330C72">
            <w:pPr>
              <w:snapToGrid w:val="0"/>
              <w:ind w:left="-51"/>
              <w:jc w:val="center"/>
              <w:rPr>
                <w:rFonts w:cstheme="minorHAnsi"/>
                <w:b/>
                <w:color w:val="000000"/>
              </w:rPr>
            </w:pPr>
          </w:p>
        </w:tc>
        <w:tc>
          <w:tcPr>
            <w:tcW w:w="710" w:type="dxa"/>
            <w:tcBorders>
              <w:top w:val="single" w:sz="4" w:space="0" w:color="auto"/>
              <w:left w:val="single" w:sz="4" w:space="0" w:color="auto"/>
              <w:bottom w:val="single" w:sz="4" w:space="0" w:color="auto"/>
              <w:right w:val="single" w:sz="4" w:space="0" w:color="auto"/>
            </w:tcBorders>
            <w:vAlign w:val="center"/>
          </w:tcPr>
          <w:p w14:paraId="7DCDEDDB" w14:textId="77777777" w:rsidR="00320823" w:rsidRPr="004F34BC" w:rsidRDefault="00320823" w:rsidP="00330C72">
            <w:pPr>
              <w:snapToGrid w:val="0"/>
              <w:ind w:left="-51"/>
              <w:jc w:val="center"/>
              <w:rPr>
                <w:rFonts w:cstheme="minorBidi"/>
                <w:b/>
                <w:bCs/>
                <w:color w:val="000000"/>
              </w:rPr>
            </w:pPr>
            <w:r w:rsidRPr="3E1FA745">
              <w:rPr>
                <w:rFonts w:cstheme="minorBidi"/>
                <w:b/>
                <w:bCs/>
                <w:color w:val="000000" w:themeColor="text1"/>
              </w:rPr>
              <w:t>R &amp; D</w:t>
            </w:r>
          </w:p>
        </w:tc>
        <w:tc>
          <w:tcPr>
            <w:tcW w:w="1232" w:type="dxa"/>
            <w:tcBorders>
              <w:top w:val="single" w:sz="4" w:space="0" w:color="auto"/>
              <w:left w:val="single" w:sz="4" w:space="0" w:color="auto"/>
              <w:bottom w:val="single" w:sz="4" w:space="0" w:color="auto"/>
              <w:right w:val="single" w:sz="4" w:space="0" w:color="auto"/>
            </w:tcBorders>
            <w:vAlign w:val="center"/>
          </w:tcPr>
          <w:p w14:paraId="602AF733" w14:textId="77777777" w:rsidR="00320823" w:rsidRPr="004F34BC" w:rsidRDefault="00320823" w:rsidP="00330C72">
            <w:pPr>
              <w:ind w:left="-51"/>
              <w:jc w:val="center"/>
              <w:rPr>
                <w:rFonts w:cstheme="minorBidi"/>
                <w:b/>
                <w:bCs/>
                <w:color w:val="000000"/>
              </w:rPr>
            </w:pPr>
            <w:r w:rsidRPr="3E1FA745">
              <w:rPr>
                <w:rFonts w:cstheme="minorBidi"/>
                <w:b/>
                <w:bCs/>
                <w:color w:val="000000" w:themeColor="text1"/>
              </w:rPr>
              <w:t>Production</w:t>
            </w:r>
          </w:p>
        </w:tc>
        <w:tc>
          <w:tcPr>
            <w:tcW w:w="1408" w:type="dxa"/>
            <w:vMerge/>
            <w:vAlign w:val="center"/>
          </w:tcPr>
          <w:p w14:paraId="6B5A371E" w14:textId="77777777" w:rsidR="00320823" w:rsidRPr="004F34BC" w:rsidRDefault="00320823" w:rsidP="00330C72">
            <w:pPr>
              <w:snapToGrid w:val="0"/>
              <w:ind w:left="-51"/>
              <w:jc w:val="center"/>
              <w:rPr>
                <w:rFonts w:cstheme="minorHAnsi"/>
                <w:b/>
                <w:color w:val="000000"/>
              </w:rPr>
            </w:pPr>
          </w:p>
        </w:tc>
        <w:tc>
          <w:tcPr>
            <w:tcW w:w="1408" w:type="dxa"/>
            <w:vMerge/>
            <w:vAlign w:val="center"/>
          </w:tcPr>
          <w:p w14:paraId="7F0160B2" w14:textId="77777777" w:rsidR="00320823" w:rsidRPr="004F34BC" w:rsidRDefault="00320823" w:rsidP="00330C72">
            <w:pPr>
              <w:ind w:left="-51"/>
              <w:jc w:val="center"/>
              <w:rPr>
                <w:rFonts w:cstheme="minorHAnsi"/>
                <w:b/>
                <w:color w:val="000000"/>
              </w:rPr>
            </w:pPr>
          </w:p>
        </w:tc>
        <w:tc>
          <w:tcPr>
            <w:tcW w:w="1634" w:type="dxa"/>
            <w:vMerge/>
            <w:vAlign w:val="center"/>
          </w:tcPr>
          <w:p w14:paraId="72E794F5" w14:textId="77777777" w:rsidR="00320823" w:rsidRPr="004F34BC" w:rsidRDefault="00320823" w:rsidP="00330C72">
            <w:pPr>
              <w:snapToGrid w:val="0"/>
              <w:ind w:left="-51"/>
              <w:jc w:val="center"/>
              <w:rPr>
                <w:rFonts w:cstheme="minorHAnsi"/>
                <w:b/>
                <w:color w:val="000000"/>
              </w:rPr>
            </w:pPr>
          </w:p>
        </w:tc>
      </w:tr>
      <w:tr w:rsidR="00320823" w:rsidRPr="004F34BC" w14:paraId="32C53C49" w14:textId="77777777" w:rsidTr="00330C72">
        <w:trPr>
          <w:cantSplit/>
          <w:trHeight w:val="386"/>
          <w:jc w:val="center"/>
        </w:trPr>
        <w:tc>
          <w:tcPr>
            <w:tcW w:w="528" w:type="dxa"/>
            <w:tcBorders>
              <w:top w:val="single" w:sz="4" w:space="0" w:color="auto"/>
              <w:left w:val="single" w:sz="4" w:space="0" w:color="auto"/>
              <w:bottom w:val="single" w:sz="4" w:space="0" w:color="auto"/>
              <w:right w:val="single" w:sz="4" w:space="0" w:color="auto"/>
            </w:tcBorders>
          </w:tcPr>
          <w:p w14:paraId="75FB9950" w14:textId="77777777" w:rsidR="00320823" w:rsidRPr="004F34BC" w:rsidRDefault="00320823" w:rsidP="00330C72">
            <w:pPr>
              <w:snapToGrid w:val="0"/>
              <w:spacing w:before="96" w:after="72"/>
              <w:jc w:val="center"/>
              <w:rPr>
                <w:rFonts w:cstheme="minorBidi"/>
                <w:b/>
                <w:bCs/>
                <w:color w:val="000000"/>
              </w:rPr>
            </w:pPr>
            <w:r w:rsidRPr="3E1FA745">
              <w:rPr>
                <w:rFonts w:cstheme="minorBidi"/>
                <w:b/>
                <w:bCs/>
                <w:color w:val="000000" w:themeColor="text1"/>
              </w:rPr>
              <w:t>1</w:t>
            </w:r>
          </w:p>
        </w:tc>
        <w:tc>
          <w:tcPr>
            <w:tcW w:w="2112" w:type="dxa"/>
            <w:gridSpan w:val="2"/>
            <w:tcBorders>
              <w:top w:val="single" w:sz="4" w:space="0" w:color="auto"/>
              <w:left w:val="single" w:sz="4" w:space="0" w:color="auto"/>
              <w:bottom w:val="single" w:sz="4" w:space="0" w:color="auto"/>
              <w:right w:val="single" w:sz="4" w:space="0" w:color="auto"/>
            </w:tcBorders>
          </w:tcPr>
          <w:p w14:paraId="50358B98" w14:textId="77777777" w:rsidR="00320823" w:rsidRPr="004F34BC" w:rsidRDefault="00320823" w:rsidP="00330C72">
            <w:pPr>
              <w:snapToGrid w:val="0"/>
              <w:spacing w:before="96" w:after="72"/>
              <w:jc w:val="center"/>
              <w:rPr>
                <w:rFonts w:cstheme="minorBidi"/>
                <w:b/>
                <w:bCs/>
                <w:color w:val="000000"/>
              </w:rPr>
            </w:pPr>
            <w:r w:rsidRPr="6D05AC88">
              <w:rPr>
                <w:rFonts w:cstheme="minorBidi"/>
                <w:b/>
                <w:bCs/>
                <w:color w:val="000000" w:themeColor="text1"/>
              </w:rPr>
              <w:t>Microsoft Office</w:t>
            </w:r>
            <w:r>
              <w:rPr>
                <w:rFonts w:cstheme="minorBidi"/>
                <w:b/>
                <w:bCs/>
                <w:color w:val="000000" w:themeColor="text1"/>
              </w:rPr>
              <w:t xml:space="preserve"> 365</w:t>
            </w:r>
          </w:p>
        </w:tc>
        <w:tc>
          <w:tcPr>
            <w:tcW w:w="685" w:type="dxa"/>
            <w:tcBorders>
              <w:top w:val="single" w:sz="4" w:space="0" w:color="auto"/>
              <w:left w:val="single" w:sz="4" w:space="0" w:color="auto"/>
              <w:bottom w:val="single" w:sz="4" w:space="0" w:color="auto"/>
              <w:right w:val="single" w:sz="4" w:space="0" w:color="auto"/>
            </w:tcBorders>
          </w:tcPr>
          <w:p w14:paraId="31393809" w14:textId="77777777" w:rsidR="00320823" w:rsidRPr="004F34BC" w:rsidRDefault="00320823" w:rsidP="00330C72">
            <w:pPr>
              <w:snapToGrid w:val="0"/>
              <w:spacing w:before="96" w:after="72"/>
              <w:jc w:val="center"/>
              <w:rPr>
                <w:rFonts w:cstheme="minorBidi"/>
                <w:b/>
                <w:bCs/>
                <w:color w:val="000000"/>
              </w:rPr>
            </w:pPr>
            <w:r>
              <w:rPr>
                <w:rFonts w:cstheme="minorBidi"/>
                <w:b/>
                <w:bCs/>
                <w:color w:val="000000" w:themeColor="text1"/>
              </w:rPr>
              <w:t>4</w:t>
            </w:r>
          </w:p>
        </w:tc>
        <w:tc>
          <w:tcPr>
            <w:tcW w:w="900" w:type="dxa"/>
            <w:tcBorders>
              <w:top w:val="single" w:sz="4" w:space="0" w:color="auto"/>
              <w:left w:val="single" w:sz="4" w:space="0" w:color="auto"/>
              <w:bottom w:val="single" w:sz="4" w:space="0" w:color="auto"/>
              <w:right w:val="single" w:sz="4" w:space="0" w:color="auto"/>
            </w:tcBorders>
          </w:tcPr>
          <w:p w14:paraId="7B2787BC" w14:textId="77777777" w:rsidR="00320823" w:rsidRPr="004F34BC" w:rsidRDefault="00320823" w:rsidP="00330C72">
            <w:pPr>
              <w:spacing w:before="96" w:after="72"/>
              <w:jc w:val="center"/>
              <w:rPr>
                <w:rFonts w:cstheme="minorBidi"/>
                <w:b/>
                <w:bCs/>
                <w:color w:val="000000"/>
              </w:rPr>
            </w:pPr>
          </w:p>
        </w:tc>
        <w:tc>
          <w:tcPr>
            <w:tcW w:w="1895" w:type="dxa"/>
            <w:tcBorders>
              <w:top w:val="single" w:sz="4" w:space="0" w:color="auto"/>
              <w:left w:val="single" w:sz="4" w:space="0" w:color="auto"/>
              <w:bottom w:val="single" w:sz="4" w:space="0" w:color="auto"/>
              <w:right w:val="single" w:sz="4" w:space="0" w:color="auto"/>
            </w:tcBorders>
          </w:tcPr>
          <w:p w14:paraId="368F28AA" w14:textId="77777777" w:rsidR="00320823" w:rsidRPr="004F34BC" w:rsidRDefault="00320823" w:rsidP="00330C72">
            <w:pPr>
              <w:spacing w:before="96" w:after="72"/>
              <w:jc w:val="center"/>
              <w:rPr>
                <w:rFonts w:cstheme="minorBidi"/>
                <w:b/>
                <w:bCs/>
                <w:color w:val="000000"/>
              </w:rPr>
            </w:pPr>
            <w:r>
              <w:rPr>
                <w:rFonts w:cstheme="minorBidi"/>
                <w:b/>
                <w:bCs/>
                <w:color w:val="000000"/>
              </w:rPr>
              <w:t>Collection of office-related applications</w:t>
            </w:r>
          </w:p>
        </w:tc>
        <w:tc>
          <w:tcPr>
            <w:tcW w:w="1620" w:type="dxa"/>
            <w:tcBorders>
              <w:top w:val="single" w:sz="4" w:space="0" w:color="auto"/>
              <w:left w:val="single" w:sz="4" w:space="0" w:color="auto"/>
              <w:bottom w:val="single" w:sz="4" w:space="0" w:color="auto"/>
              <w:right w:val="single" w:sz="4" w:space="0" w:color="auto"/>
            </w:tcBorders>
          </w:tcPr>
          <w:p w14:paraId="2D17D4DB" w14:textId="77777777" w:rsidR="00320823" w:rsidRPr="004F34BC" w:rsidRDefault="00320823" w:rsidP="00330C72">
            <w:pPr>
              <w:spacing w:before="96" w:after="72"/>
              <w:jc w:val="center"/>
              <w:rPr>
                <w:rFonts w:cstheme="minorBidi"/>
                <w:b/>
                <w:bCs/>
                <w:color w:val="000000"/>
              </w:rPr>
            </w:pPr>
            <w:r>
              <w:rPr>
                <w:rFonts w:cstheme="minorBidi"/>
                <w:b/>
                <w:bCs/>
                <w:color w:val="000000"/>
              </w:rPr>
              <w:t>Management</w:t>
            </w:r>
          </w:p>
        </w:tc>
        <w:tc>
          <w:tcPr>
            <w:tcW w:w="710" w:type="dxa"/>
            <w:tcBorders>
              <w:top w:val="single" w:sz="4" w:space="0" w:color="auto"/>
              <w:left w:val="single" w:sz="4" w:space="0" w:color="auto"/>
              <w:bottom w:val="single" w:sz="4" w:space="0" w:color="auto"/>
              <w:right w:val="single" w:sz="4" w:space="0" w:color="auto"/>
            </w:tcBorders>
          </w:tcPr>
          <w:p w14:paraId="064D99E6" w14:textId="77777777" w:rsidR="00320823" w:rsidRPr="004F34BC" w:rsidRDefault="00320823" w:rsidP="00330C72">
            <w:pPr>
              <w:spacing w:before="96" w:after="72"/>
              <w:jc w:val="center"/>
              <w:rPr>
                <w:rFonts w:cstheme="minorBidi"/>
                <w:b/>
                <w:bCs/>
                <w:color w:val="000000"/>
              </w:rPr>
            </w:pPr>
            <w:r w:rsidRPr="6D05AC88">
              <w:rPr>
                <w:rFonts w:cstheme="minorBidi"/>
                <w:b/>
                <w:bCs/>
                <w:color w:val="000000" w:themeColor="text1"/>
              </w:rPr>
              <w:t>yes</w:t>
            </w:r>
          </w:p>
        </w:tc>
        <w:tc>
          <w:tcPr>
            <w:tcW w:w="1232" w:type="dxa"/>
            <w:tcBorders>
              <w:top w:val="single" w:sz="4" w:space="0" w:color="auto"/>
              <w:left w:val="single" w:sz="4" w:space="0" w:color="auto"/>
              <w:bottom w:val="single" w:sz="4" w:space="0" w:color="auto"/>
              <w:right w:val="single" w:sz="4" w:space="0" w:color="auto"/>
            </w:tcBorders>
          </w:tcPr>
          <w:p w14:paraId="6A15B2D7" w14:textId="77777777" w:rsidR="00320823" w:rsidRPr="004F34BC" w:rsidRDefault="00320823" w:rsidP="00330C72">
            <w:pPr>
              <w:snapToGrid w:val="0"/>
              <w:spacing w:before="96" w:after="72"/>
              <w:jc w:val="center"/>
              <w:rPr>
                <w:rFonts w:cstheme="minorBidi"/>
                <w:b/>
                <w:bCs/>
                <w:color w:val="000000"/>
              </w:rPr>
            </w:pPr>
          </w:p>
        </w:tc>
        <w:tc>
          <w:tcPr>
            <w:tcW w:w="1408" w:type="dxa"/>
            <w:tcBorders>
              <w:top w:val="single" w:sz="4" w:space="0" w:color="auto"/>
              <w:left w:val="single" w:sz="4" w:space="0" w:color="auto"/>
              <w:bottom w:val="single" w:sz="4" w:space="0" w:color="auto"/>
              <w:right w:val="single" w:sz="4" w:space="0" w:color="auto"/>
            </w:tcBorders>
          </w:tcPr>
          <w:p w14:paraId="5D7ADB57" w14:textId="77777777" w:rsidR="00320823" w:rsidRDefault="00320823" w:rsidP="00330C72">
            <w:pPr>
              <w:spacing w:before="96" w:after="72"/>
              <w:jc w:val="center"/>
            </w:pPr>
            <w:r w:rsidRPr="6D05AC88">
              <w:rPr>
                <w:rFonts w:ascii="Calibri" w:hAnsi="Calibri" w:cs="Calibri"/>
                <w:b/>
                <w:bCs/>
                <w:color w:val="000000" w:themeColor="text1"/>
              </w:rPr>
              <w:t>1</w:t>
            </w:r>
            <w:r>
              <w:rPr>
                <w:rFonts w:ascii="Calibri" w:hAnsi="Calibri" w:cs="Calibri"/>
                <w:b/>
                <w:bCs/>
                <w:color w:val="000000" w:themeColor="text1"/>
              </w:rPr>
              <w:t>00</w:t>
            </w:r>
          </w:p>
        </w:tc>
        <w:tc>
          <w:tcPr>
            <w:tcW w:w="1408" w:type="dxa"/>
            <w:tcBorders>
              <w:top w:val="single" w:sz="4" w:space="0" w:color="auto"/>
              <w:left w:val="single" w:sz="4" w:space="0" w:color="auto"/>
              <w:bottom w:val="single" w:sz="4" w:space="0" w:color="auto"/>
              <w:right w:val="single" w:sz="4" w:space="0" w:color="auto"/>
            </w:tcBorders>
          </w:tcPr>
          <w:p w14:paraId="4D3D6E66" w14:textId="77777777" w:rsidR="00320823" w:rsidRDefault="00320823" w:rsidP="00330C72">
            <w:pPr>
              <w:spacing w:before="96" w:after="72"/>
              <w:jc w:val="center"/>
            </w:pPr>
            <w:r w:rsidRPr="6D05AC88">
              <w:rPr>
                <w:rFonts w:ascii="Calibri" w:hAnsi="Calibri" w:cs="Calibri"/>
                <w:b/>
                <w:bCs/>
                <w:color w:val="000000" w:themeColor="text1"/>
              </w:rPr>
              <w:t>28</w:t>
            </w:r>
            <w:r>
              <w:rPr>
                <w:rFonts w:ascii="Calibri" w:hAnsi="Calibri" w:cs="Calibri"/>
                <w:b/>
                <w:bCs/>
                <w:color w:val="000000" w:themeColor="text1"/>
              </w:rPr>
              <w:t>30</w:t>
            </w:r>
          </w:p>
        </w:tc>
        <w:tc>
          <w:tcPr>
            <w:tcW w:w="1634" w:type="dxa"/>
            <w:tcBorders>
              <w:top w:val="single" w:sz="4" w:space="0" w:color="auto"/>
              <w:left w:val="single" w:sz="4" w:space="0" w:color="auto"/>
              <w:bottom w:val="single" w:sz="4" w:space="0" w:color="auto"/>
              <w:right w:val="single" w:sz="4" w:space="0" w:color="auto"/>
            </w:tcBorders>
          </w:tcPr>
          <w:p w14:paraId="48C11812" w14:textId="77777777" w:rsidR="00320823" w:rsidRPr="004F34BC" w:rsidRDefault="00320823" w:rsidP="00330C72">
            <w:pPr>
              <w:snapToGrid w:val="0"/>
              <w:spacing w:before="96" w:after="72"/>
              <w:jc w:val="center"/>
              <w:rPr>
                <w:rFonts w:cstheme="minorBidi"/>
                <w:b/>
                <w:bCs/>
                <w:color w:val="000000"/>
                <w:u w:val="single"/>
              </w:rPr>
            </w:pPr>
          </w:p>
        </w:tc>
      </w:tr>
      <w:tr w:rsidR="00320823" w:rsidRPr="004F34BC" w14:paraId="13BA7255" w14:textId="77777777" w:rsidTr="00330C72">
        <w:trPr>
          <w:cantSplit/>
          <w:trHeight w:val="386"/>
          <w:jc w:val="center"/>
        </w:trPr>
        <w:tc>
          <w:tcPr>
            <w:tcW w:w="528" w:type="dxa"/>
            <w:tcBorders>
              <w:top w:val="single" w:sz="4" w:space="0" w:color="auto"/>
              <w:left w:val="single" w:sz="4" w:space="0" w:color="auto"/>
              <w:bottom w:val="single" w:sz="4" w:space="0" w:color="auto"/>
              <w:right w:val="single" w:sz="4" w:space="0" w:color="auto"/>
            </w:tcBorders>
          </w:tcPr>
          <w:p w14:paraId="53A69CE0" w14:textId="77777777" w:rsidR="00320823" w:rsidRPr="004F34BC" w:rsidRDefault="00320823" w:rsidP="00330C72">
            <w:pPr>
              <w:snapToGrid w:val="0"/>
              <w:spacing w:before="96" w:after="72"/>
              <w:jc w:val="center"/>
              <w:rPr>
                <w:rFonts w:cstheme="minorBidi"/>
                <w:b/>
                <w:bCs/>
                <w:color w:val="000000"/>
              </w:rPr>
            </w:pPr>
            <w:r w:rsidRPr="3E1FA745">
              <w:rPr>
                <w:rFonts w:cstheme="minorBidi"/>
                <w:b/>
                <w:bCs/>
                <w:color w:val="000000" w:themeColor="text1"/>
              </w:rPr>
              <w:t>2</w:t>
            </w:r>
          </w:p>
        </w:tc>
        <w:tc>
          <w:tcPr>
            <w:tcW w:w="2112" w:type="dxa"/>
            <w:gridSpan w:val="2"/>
            <w:tcBorders>
              <w:top w:val="single" w:sz="4" w:space="0" w:color="auto"/>
              <w:left w:val="single" w:sz="4" w:space="0" w:color="auto"/>
              <w:bottom w:val="single" w:sz="4" w:space="0" w:color="auto"/>
              <w:right w:val="single" w:sz="4" w:space="0" w:color="auto"/>
            </w:tcBorders>
          </w:tcPr>
          <w:p w14:paraId="39DD2DD8" w14:textId="77777777" w:rsidR="00320823" w:rsidRPr="004F34BC" w:rsidRDefault="00320823" w:rsidP="00330C72">
            <w:pPr>
              <w:snapToGrid w:val="0"/>
              <w:spacing w:before="96" w:after="72"/>
              <w:jc w:val="center"/>
              <w:rPr>
                <w:rFonts w:cstheme="minorBidi"/>
                <w:b/>
                <w:bCs/>
                <w:color w:val="000000"/>
              </w:rPr>
            </w:pPr>
            <w:r w:rsidRPr="6D05AC88">
              <w:rPr>
                <w:rFonts w:cstheme="minorBidi"/>
                <w:b/>
                <w:bCs/>
                <w:color w:val="000000" w:themeColor="text1"/>
              </w:rPr>
              <w:t>Internet Connection</w:t>
            </w:r>
          </w:p>
        </w:tc>
        <w:tc>
          <w:tcPr>
            <w:tcW w:w="685" w:type="dxa"/>
            <w:tcBorders>
              <w:top w:val="single" w:sz="4" w:space="0" w:color="auto"/>
              <w:left w:val="single" w:sz="4" w:space="0" w:color="auto"/>
              <w:bottom w:val="single" w:sz="4" w:space="0" w:color="auto"/>
              <w:right w:val="single" w:sz="4" w:space="0" w:color="auto"/>
            </w:tcBorders>
          </w:tcPr>
          <w:p w14:paraId="75348398" w14:textId="77777777" w:rsidR="00320823" w:rsidRPr="004F34BC" w:rsidRDefault="00320823" w:rsidP="00330C72">
            <w:pPr>
              <w:snapToGrid w:val="0"/>
              <w:spacing w:before="96" w:after="72"/>
              <w:jc w:val="center"/>
              <w:rPr>
                <w:rFonts w:cstheme="minorBidi"/>
                <w:b/>
                <w:bCs/>
                <w:color w:val="000000"/>
              </w:rPr>
            </w:pPr>
            <w:r w:rsidRPr="6D05AC88">
              <w:rPr>
                <w:rFonts w:cstheme="minorBidi"/>
                <w:b/>
                <w:bCs/>
                <w:color w:val="000000" w:themeColor="text1"/>
              </w:rPr>
              <w:t>1</w:t>
            </w:r>
          </w:p>
        </w:tc>
        <w:tc>
          <w:tcPr>
            <w:tcW w:w="900" w:type="dxa"/>
            <w:tcBorders>
              <w:top w:val="single" w:sz="4" w:space="0" w:color="auto"/>
              <w:left w:val="single" w:sz="4" w:space="0" w:color="auto"/>
              <w:bottom w:val="single" w:sz="4" w:space="0" w:color="auto"/>
              <w:right w:val="single" w:sz="4" w:space="0" w:color="auto"/>
            </w:tcBorders>
          </w:tcPr>
          <w:p w14:paraId="7AA94D09" w14:textId="77777777" w:rsidR="00320823" w:rsidRPr="004F34BC" w:rsidRDefault="00320823" w:rsidP="00330C72">
            <w:pPr>
              <w:spacing w:before="96" w:after="72"/>
              <w:jc w:val="center"/>
              <w:rPr>
                <w:rFonts w:cstheme="minorBidi"/>
                <w:b/>
                <w:bCs/>
                <w:color w:val="000000"/>
              </w:rPr>
            </w:pPr>
          </w:p>
        </w:tc>
        <w:tc>
          <w:tcPr>
            <w:tcW w:w="1895" w:type="dxa"/>
            <w:tcBorders>
              <w:top w:val="single" w:sz="4" w:space="0" w:color="auto"/>
              <w:left w:val="single" w:sz="4" w:space="0" w:color="auto"/>
              <w:bottom w:val="single" w:sz="4" w:space="0" w:color="auto"/>
              <w:right w:val="single" w:sz="4" w:space="0" w:color="auto"/>
            </w:tcBorders>
          </w:tcPr>
          <w:p w14:paraId="4BFD44FC" w14:textId="77777777" w:rsidR="00320823" w:rsidRPr="004F34BC" w:rsidRDefault="00320823" w:rsidP="00330C72">
            <w:pPr>
              <w:spacing w:before="96" w:after="72"/>
              <w:jc w:val="center"/>
              <w:rPr>
                <w:rFonts w:cstheme="minorBidi"/>
                <w:b/>
                <w:bCs/>
                <w:color w:val="000000"/>
              </w:rPr>
            </w:pPr>
            <w:r w:rsidRPr="6D05AC88">
              <w:rPr>
                <w:rFonts w:cstheme="minorBidi"/>
                <w:b/>
                <w:bCs/>
                <w:color w:val="000000" w:themeColor="text1"/>
              </w:rPr>
              <w:t>Min.</w:t>
            </w:r>
            <w:r>
              <w:rPr>
                <w:rFonts w:cstheme="minorBidi"/>
                <w:b/>
                <w:bCs/>
                <w:color w:val="000000" w:themeColor="text1"/>
              </w:rPr>
              <w:t>2</w:t>
            </w:r>
            <w:r w:rsidRPr="6D05AC88">
              <w:rPr>
                <w:rFonts w:cstheme="minorBidi"/>
                <w:b/>
                <w:bCs/>
                <w:color w:val="000000" w:themeColor="text1"/>
              </w:rPr>
              <w:t>0 Mbps</w:t>
            </w:r>
          </w:p>
        </w:tc>
        <w:tc>
          <w:tcPr>
            <w:tcW w:w="1620" w:type="dxa"/>
            <w:tcBorders>
              <w:top w:val="single" w:sz="4" w:space="0" w:color="auto"/>
              <w:left w:val="single" w:sz="4" w:space="0" w:color="auto"/>
              <w:bottom w:val="single" w:sz="4" w:space="0" w:color="auto"/>
              <w:right w:val="single" w:sz="4" w:space="0" w:color="auto"/>
            </w:tcBorders>
          </w:tcPr>
          <w:p w14:paraId="4E4C54FB" w14:textId="77777777" w:rsidR="00320823" w:rsidRPr="004F34BC" w:rsidRDefault="00320823" w:rsidP="00330C72">
            <w:pPr>
              <w:spacing w:before="96" w:after="72"/>
              <w:jc w:val="center"/>
              <w:rPr>
                <w:rFonts w:cstheme="minorBidi"/>
                <w:b/>
                <w:bCs/>
                <w:color w:val="000000"/>
              </w:rPr>
            </w:pPr>
          </w:p>
        </w:tc>
        <w:tc>
          <w:tcPr>
            <w:tcW w:w="710" w:type="dxa"/>
            <w:tcBorders>
              <w:top w:val="single" w:sz="4" w:space="0" w:color="auto"/>
              <w:left w:val="single" w:sz="4" w:space="0" w:color="auto"/>
              <w:bottom w:val="single" w:sz="4" w:space="0" w:color="auto"/>
              <w:right w:val="single" w:sz="4" w:space="0" w:color="auto"/>
            </w:tcBorders>
          </w:tcPr>
          <w:p w14:paraId="61650E6D" w14:textId="77777777" w:rsidR="00320823" w:rsidRPr="004F34BC" w:rsidRDefault="00320823" w:rsidP="00330C72">
            <w:pPr>
              <w:spacing w:before="96" w:after="72"/>
              <w:jc w:val="center"/>
              <w:rPr>
                <w:rFonts w:cstheme="minorBidi"/>
                <w:b/>
                <w:bCs/>
                <w:color w:val="000000"/>
              </w:rPr>
            </w:pPr>
            <w:r w:rsidRPr="6D05AC88">
              <w:rPr>
                <w:rFonts w:cstheme="minorBidi"/>
                <w:b/>
                <w:bCs/>
                <w:color w:val="000000" w:themeColor="text1"/>
              </w:rPr>
              <w:t>yes</w:t>
            </w:r>
          </w:p>
        </w:tc>
        <w:tc>
          <w:tcPr>
            <w:tcW w:w="1232" w:type="dxa"/>
            <w:tcBorders>
              <w:top w:val="single" w:sz="4" w:space="0" w:color="auto"/>
              <w:left w:val="single" w:sz="4" w:space="0" w:color="auto"/>
              <w:bottom w:val="single" w:sz="4" w:space="0" w:color="auto"/>
              <w:right w:val="single" w:sz="4" w:space="0" w:color="auto"/>
            </w:tcBorders>
          </w:tcPr>
          <w:p w14:paraId="7CE7655A" w14:textId="77777777" w:rsidR="00320823" w:rsidRPr="004F34BC" w:rsidRDefault="00320823" w:rsidP="00330C72">
            <w:pPr>
              <w:snapToGrid w:val="0"/>
              <w:spacing w:before="96" w:after="72"/>
              <w:jc w:val="center"/>
              <w:rPr>
                <w:rFonts w:cstheme="minorBidi"/>
                <w:b/>
                <w:bCs/>
                <w:color w:val="000000"/>
              </w:rPr>
            </w:pPr>
          </w:p>
        </w:tc>
        <w:tc>
          <w:tcPr>
            <w:tcW w:w="1408" w:type="dxa"/>
            <w:tcBorders>
              <w:top w:val="single" w:sz="4" w:space="0" w:color="auto"/>
              <w:left w:val="single" w:sz="4" w:space="0" w:color="auto"/>
              <w:bottom w:val="single" w:sz="4" w:space="0" w:color="auto"/>
              <w:right w:val="single" w:sz="4" w:space="0" w:color="auto"/>
            </w:tcBorders>
          </w:tcPr>
          <w:p w14:paraId="54283444" w14:textId="77777777" w:rsidR="00320823" w:rsidRDefault="00320823" w:rsidP="00330C72">
            <w:pPr>
              <w:spacing w:before="96" w:after="72"/>
              <w:jc w:val="center"/>
            </w:pPr>
            <w:r>
              <w:rPr>
                <w:rFonts w:ascii="Calibri" w:hAnsi="Calibri" w:cs="Calibri"/>
                <w:b/>
                <w:bCs/>
                <w:color w:val="000000" w:themeColor="text1"/>
              </w:rPr>
              <w:t>90</w:t>
            </w:r>
          </w:p>
        </w:tc>
        <w:tc>
          <w:tcPr>
            <w:tcW w:w="1408" w:type="dxa"/>
            <w:tcBorders>
              <w:top w:val="single" w:sz="4" w:space="0" w:color="auto"/>
              <w:left w:val="single" w:sz="4" w:space="0" w:color="auto"/>
              <w:bottom w:val="single" w:sz="4" w:space="0" w:color="auto"/>
              <w:right w:val="single" w:sz="4" w:space="0" w:color="auto"/>
            </w:tcBorders>
          </w:tcPr>
          <w:p w14:paraId="2569F73C" w14:textId="77777777" w:rsidR="00320823" w:rsidRDefault="00320823" w:rsidP="00330C72">
            <w:pPr>
              <w:spacing w:before="96" w:after="72"/>
              <w:jc w:val="center"/>
            </w:pPr>
            <w:r w:rsidRPr="6D05AC88">
              <w:rPr>
                <w:rFonts w:ascii="Calibri" w:hAnsi="Calibri" w:cs="Calibri"/>
                <w:b/>
                <w:bCs/>
                <w:color w:val="000000" w:themeColor="text1"/>
              </w:rPr>
              <w:t>2</w:t>
            </w:r>
            <w:r>
              <w:rPr>
                <w:rFonts w:ascii="Calibri" w:hAnsi="Calibri" w:cs="Calibri"/>
                <w:b/>
                <w:bCs/>
                <w:color w:val="000000" w:themeColor="text1"/>
              </w:rPr>
              <w:t>55</w:t>
            </w:r>
            <w:r w:rsidRPr="6D05AC88">
              <w:rPr>
                <w:rFonts w:ascii="Calibri" w:hAnsi="Calibri" w:cs="Calibri"/>
                <w:b/>
                <w:bCs/>
                <w:color w:val="000000" w:themeColor="text1"/>
              </w:rPr>
              <w:t>0</w:t>
            </w:r>
          </w:p>
        </w:tc>
        <w:tc>
          <w:tcPr>
            <w:tcW w:w="1634" w:type="dxa"/>
            <w:tcBorders>
              <w:top w:val="single" w:sz="4" w:space="0" w:color="auto"/>
              <w:left w:val="single" w:sz="4" w:space="0" w:color="auto"/>
              <w:bottom w:val="single" w:sz="4" w:space="0" w:color="auto"/>
              <w:right w:val="single" w:sz="4" w:space="0" w:color="auto"/>
            </w:tcBorders>
          </w:tcPr>
          <w:p w14:paraId="6D3E8D2A" w14:textId="77777777" w:rsidR="00320823" w:rsidRPr="004F34BC" w:rsidRDefault="00320823" w:rsidP="00330C72">
            <w:pPr>
              <w:snapToGrid w:val="0"/>
              <w:spacing w:before="96" w:after="72"/>
              <w:jc w:val="center"/>
              <w:rPr>
                <w:rFonts w:cstheme="minorBidi"/>
                <w:b/>
                <w:bCs/>
                <w:color w:val="000000"/>
                <w:u w:val="single"/>
              </w:rPr>
            </w:pPr>
          </w:p>
        </w:tc>
      </w:tr>
      <w:tr w:rsidR="00320823" w:rsidRPr="004F34BC" w14:paraId="5780D36F" w14:textId="77777777" w:rsidTr="00330C72">
        <w:trPr>
          <w:cantSplit/>
          <w:trHeight w:val="386"/>
          <w:jc w:val="center"/>
        </w:trPr>
        <w:tc>
          <w:tcPr>
            <w:tcW w:w="528" w:type="dxa"/>
            <w:tcBorders>
              <w:top w:val="single" w:sz="4" w:space="0" w:color="auto"/>
              <w:left w:val="single" w:sz="4" w:space="0" w:color="auto"/>
              <w:bottom w:val="single" w:sz="4" w:space="0" w:color="auto"/>
              <w:right w:val="single" w:sz="4" w:space="0" w:color="auto"/>
            </w:tcBorders>
          </w:tcPr>
          <w:p w14:paraId="72C0D3E8" w14:textId="77777777" w:rsidR="00320823" w:rsidRPr="004F34BC" w:rsidRDefault="00320823" w:rsidP="00330C72">
            <w:pPr>
              <w:snapToGrid w:val="0"/>
              <w:spacing w:before="96" w:after="72"/>
              <w:jc w:val="center"/>
              <w:rPr>
                <w:rFonts w:cstheme="minorBidi"/>
                <w:b/>
                <w:bCs/>
                <w:color w:val="000000"/>
              </w:rPr>
            </w:pPr>
            <w:r w:rsidRPr="3E1FA745">
              <w:rPr>
                <w:rFonts w:cstheme="minorBidi"/>
                <w:b/>
                <w:bCs/>
                <w:color w:val="000000" w:themeColor="text1"/>
              </w:rPr>
              <w:t>3</w:t>
            </w:r>
          </w:p>
        </w:tc>
        <w:tc>
          <w:tcPr>
            <w:tcW w:w="2112" w:type="dxa"/>
            <w:gridSpan w:val="2"/>
            <w:tcBorders>
              <w:top w:val="single" w:sz="4" w:space="0" w:color="auto"/>
              <w:left w:val="single" w:sz="4" w:space="0" w:color="auto"/>
              <w:bottom w:val="single" w:sz="4" w:space="0" w:color="auto"/>
              <w:right w:val="single" w:sz="4" w:space="0" w:color="auto"/>
            </w:tcBorders>
          </w:tcPr>
          <w:p w14:paraId="6A8E71DA" w14:textId="77777777" w:rsidR="00320823" w:rsidRPr="004F34BC" w:rsidRDefault="00320823" w:rsidP="00330C72">
            <w:pPr>
              <w:snapToGrid w:val="0"/>
              <w:spacing w:before="96" w:after="72"/>
              <w:jc w:val="center"/>
              <w:rPr>
                <w:rFonts w:cstheme="minorBidi"/>
                <w:b/>
                <w:bCs/>
                <w:color w:val="000000"/>
              </w:rPr>
            </w:pPr>
            <w:r w:rsidRPr="6D05AC88">
              <w:rPr>
                <w:rFonts w:cstheme="minorBidi"/>
                <w:b/>
                <w:bCs/>
                <w:color w:val="000000" w:themeColor="text1"/>
              </w:rPr>
              <w:t>Computer/Laptop</w:t>
            </w:r>
          </w:p>
        </w:tc>
        <w:tc>
          <w:tcPr>
            <w:tcW w:w="685" w:type="dxa"/>
            <w:tcBorders>
              <w:top w:val="single" w:sz="4" w:space="0" w:color="auto"/>
              <w:left w:val="single" w:sz="4" w:space="0" w:color="auto"/>
              <w:bottom w:val="single" w:sz="4" w:space="0" w:color="auto"/>
              <w:right w:val="single" w:sz="4" w:space="0" w:color="auto"/>
            </w:tcBorders>
          </w:tcPr>
          <w:p w14:paraId="75B29AB9" w14:textId="77777777" w:rsidR="00320823" w:rsidRPr="004F34BC" w:rsidRDefault="00320823" w:rsidP="00330C72">
            <w:pPr>
              <w:snapToGrid w:val="0"/>
              <w:spacing w:before="96" w:after="72"/>
              <w:jc w:val="center"/>
              <w:rPr>
                <w:rFonts w:cstheme="minorBidi"/>
                <w:b/>
                <w:bCs/>
                <w:color w:val="000000"/>
              </w:rPr>
            </w:pPr>
            <w:r>
              <w:rPr>
                <w:rFonts w:cstheme="minorBidi"/>
                <w:b/>
                <w:bCs/>
                <w:color w:val="000000" w:themeColor="text1"/>
              </w:rPr>
              <w:t>4</w:t>
            </w:r>
          </w:p>
        </w:tc>
        <w:tc>
          <w:tcPr>
            <w:tcW w:w="900" w:type="dxa"/>
            <w:tcBorders>
              <w:top w:val="single" w:sz="4" w:space="0" w:color="auto"/>
              <w:left w:val="single" w:sz="4" w:space="0" w:color="auto"/>
              <w:bottom w:val="single" w:sz="4" w:space="0" w:color="auto"/>
              <w:right w:val="single" w:sz="4" w:space="0" w:color="auto"/>
            </w:tcBorders>
          </w:tcPr>
          <w:p w14:paraId="5FE6A5F0" w14:textId="77777777" w:rsidR="00320823" w:rsidRPr="004F34BC" w:rsidRDefault="00320823" w:rsidP="00330C72">
            <w:pPr>
              <w:spacing w:before="96" w:after="72"/>
              <w:jc w:val="center"/>
              <w:rPr>
                <w:rFonts w:cstheme="minorBidi"/>
                <w:b/>
                <w:bCs/>
                <w:color w:val="000000"/>
              </w:rPr>
            </w:pPr>
          </w:p>
        </w:tc>
        <w:tc>
          <w:tcPr>
            <w:tcW w:w="1895" w:type="dxa"/>
            <w:tcBorders>
              <w:top w:val="single" w:sz="4" w:space="0" w:color="auto"/>
              <w:left w:val="single" w:sz="4" w:space="0" w:color="auto"/>
              <w:bottom w:val="single" w:sz="4" w:space="0" w:color="auto"/>
              <w:right w:val="single" w:sz="4" w:space="0" w:color="auto"/>
            </w:tcBorders>
          </w:tcPr>
          <w:p w14:paraId="2E78D669" w14:textId="77777777" w:rsidR="00320823" w:rsidRPr="004F34BC" w:rsidRDefault="00320823" w:rsidP="00330C72">
            <w:pPr>
              <w:spacing w:before="96" w:after="72"/>
              <w:jc w:val="center"/>
              <w:rPr>
                <w:rFonts w:cstheme="minorBidi"/>
                <w:b/>
                <w:bCs/>
                <w:color w:val="000000"/>
              </w:rPr>
            </w:pPr>
            <w:r w:rsidRPr="6D05AC88">
              <w:rPr>
                <w:rFonts w:cstheme="minorBidi"/>
                <w:b/>
                <w:bCs/>
                <w:color w:val="000000" w:themeColor="text1"/>
              </w:rPr>
              <w:t>Core i7</w:t>
            </w:r>
            <w:r>
              <w:rPr>
                <w:rFonts w:cstheme="minorBidi"/>
                <w:b/>
                <w:bCs/>
                <w:color w:val="000000" w:themeColor="text1"/>
              </w:rPr>
              <w:t xml:space="preserve"> quadcore 2.2 GHz or faster</w:t>
            </w:r>
            <w:r w:rsidRPr="6D05AC88">
              <w:rPr>
                <w:rFonts w:cstheme="minorBidi"/>
                <w:b/>
                <w:bCs/>
                <w:color w:val="000000" w:themeColor="text1"/>
              </w:rPr>
              <w:t>-32 Gb</w:t>
            </w:r>
            <w:r>
              <w:rPr>
                <w:rFonts w:cstheme="minorBidi"/>
                <w:b/>
                <w:bCs/>
                <w:color w:val="000000" w:themeColor="text1"/>
              </w:rPr>
              <w:t>, 100 Gb unused space</w:t>
            </w:r>
          </w:p>
        </w:tc>
        <w:tc>
          <w:tcPr>
            <w:tcW w:w="1620" w:type="dxa"/>
            <w:tcBorders>
              <w:top w:val="single" w:sz="4" w:space="0" w:color="auto"/>
              <w:left w:val="single" w:sz="4" w:space="0" w:color="auto"/>
              <w:bottom w:val="single" w:sz="4" w:space="0" w:color="auto"/>
              <w:right w:val="single" w:sz="4" w:space="0" w:color="auto"/>
            </w:tcBorders>
          </w:tcPr>
          <w:p w14:paraId="6CC63509" w14:textId="77777777" w:rsidR="00320823" w:rsidRPr="004F34BC" w:rsidRDefault="00320823" w:rsidP="00330C72">
            <w:pPr>
              <w:spacing w:before="96" w:after="72"/>
              <w:jc w:val="center"/>
              <w:rPr>
                <w:rFonts w:cstheme="minorBidi"/>
                <w:b/>
                <w:bCs/>
                <w:color w:val="000000"/>
              </w:rPr>
            </w:pPr>
            <w:r>
              <w:rPr>
                <w:rFonts w:cstheme="minorBidi"/>
                <w:b/>
                <w:bCs/>
                <w:color w:val="000000"/>
              </w:rPr>
              <w:t>Involved in every task of the project</w:t>
            </w:r>
          </w:p>
        </w:tc>
        <w:tc>
          <w:tcPr>
            <w:tcW w:w="710" w:type="dxa"/>
            <w:tcBorders>
              <w:top w:val="single" w:sz="4" w:space="0" w:color="auto"/>
              <w:left w:val="single" w:sz="4" w:space="0" w:color="auto"/>
              <w:bottom w:val="single" w:sz="4" w:space="0" w:color="auto"/>
              <w:right w:val="single" w:sz="4" w:space="0" w:color="auto"/>
            </w:tcBorders>
          </w:tcPr>
          <w:p w14:paraId="0AED91A2" w14:textId="77777777" w:rsidR="00320823" w:rsidRPr="004F34BC" w:rsidRDefault="00320823" w:rsidP="00330C72">
            <w:pPr>
              <w:spacing w:before="96" w:after="72"/>
              <w:jc w:val="center"/>
              <w:rPr>
                <w:rFonts w:cstheme="minorBidi"/>
                <w:b/>
                <w:bCs/>
                <w:color w:val="000000"/>
              </w:rPr>
            </w:pPr>
            <w:r w:rsidRPr="6D05AC88">
              <w:rPr>
                <w:rFonts w:cstheme="minorBidi"/>
                <w:b/>
                <w:bCs/>
                <w:color w:val="000000" w:themeColor="text1"/>
              </w:rPr>
              <w:t>yes</w:t>
            </w:r>
          </w:p>
        </w:tc>
        <w:tc>
          <w:tcPr>
            <w:tcW w:w="1232" w:type="dxa"/>
            <w:tcBorders>
              <w:top w:val="single" w:sz="4" w:space="0" w:color="auto"/>
              <w:left w:val="single" w:sz="4" w:space="0" w:color="auto"/>
              <w:bottom w:val="single" w:sz="4" w:space="0" w:color="auto"/>
              <w:right w:val="single" w:sz="4" w:space="0" w:color="auto"/>
            </w:tcBorders>
          </w:tcPr>
          <w:p w14:paraId="56F8B4F7" w14:textId="77777777" w:rsidR="00320823" w:rsidRPr="004F34BC" w:rsidRDefault="00320823" w:rsidP="00330C72">
            <w:pPr>
              <w:snapToGrid w:val="0"/>
              <w:spacing w:before="96" w:after="72"/>
              <w:jc w:val="center"/>
              <w:rPr>
                <w:rFonts w:cstheme="minorBidi"/>
                <w:b/>
                <w:bCs/>
                <w:color w:val="000000"/>
              </w:rPr>
            </w:pPr>
            <w:r>
              <w:rPr>
                <w:rFonts w:cstheme="minorBidi"/>
                <w:b/>
                <w:bCs/>
                <w:color w:val="000000"/>
              </w:rPr>
              <w:t>Yes</w:t>
            </w:r>
          </w:p>
        </w:tc>
        <w:tc>
          <w:tcPr>
            <w:tcW w:w="1408" w:type="dxa"/>
            <w:tcBorders>
              <w:top w:val="single" w:sz="4" w:space="0" w:color="auto"/>
              <w:left w:val="single" w:sz="4" w:space="0" w:color="auto"/>
              <w:bottom w:val="single" w:sz="4" w:space="0" w:color="auto"/>
              <w:right w:val="single" w:sz="4" w:space="0" w:color="auto"/>
            </w:tcBorders>
          </w:tcPr>
          <w:p w14:paraId="1E433BA7" w14:textId="77777777" w:rsidR="00320823" w:rsidRDefault="00320823" w:rsidP="00330C72">
            <w:pPr>
              <w:spacing w:before="96" w:after="72"/>
              <w:jc w:val="center"/>
            </w:pPr>
            <w:r w:rsidRPr="6D05AC88">
              <w:rPr>
                <w:rFonts w:ascii="Calibri" w:hAnsi="Calibri" w:cs="Calibri"/>
                <w:b/>
                <w:bCs/>
                <w:color w:val="000000" w:themeColor="text1"/>
              </w:rPr>
              <w:t>1500</w:t>
            </w:r>
          </w:p>
        </w:tc>
        <w:tc>
          <w:tcPr>
            <w:tcW w:w="1408" w:type="dxa"/>
            <w:tcBorders>
              <w:top w:val="single" w:sz="4" w:space="0" w:color="auto"/>
              <w:left w:val="single" w:sz="4" w:space="0" w:color="auto"/>
              <w:bottom w:val="single" w:sz="4" w:space="0" w:color="auto"/>
              <w:right w:val="single" w:sz="4" w:space="0" w:color="auto"/>
            </w:tcBorders>
          </w:tcPr>
          <w:p w14:paraId="145439EE" w14:textId="77777777" w:rsidR="00320823" w:rsidRDefault="00320823" w:rsidP="00330C72">
            <w:pPr>
              <w:spacing w:before="96" w:after="72"/>
              <w:jc w:val="center"/>
            </w:pPr>
            <w:r>
              <w:rPr>
                <w:rFonts w:ascii="Calibri" w:hAnsi="Calibri" w:cs="Calibri"/>
                <w:b/>
                <w:bCs/>
                <w:color w:val="000000" w:themeColor="text1"/>
              </w:rPr>
              <w:t>42400</w:t>
            </w:r>
          </w:p>
        </w:tc>
        <w:tc>
          <w:tcPr>
            <w:tcW w:w="1634" w:type="dxa"/>
            <w:tcBorders>
              <w:top w:val="single" w:sz="4" w:space="0" w:color="auto"/>
              <w:left w:val="single" w:sz="4" w:space="0" w:color="auto"/>
              <w:bottom w:val="single" w:sz="4" w:space="0" w:color="auto"/>
              <w:right w:val="single" w:sz="4" w:space="0" w:color="auto"/>
            </w:tcBorders>
          </w:tcPr>
          <w:p w14:paraId="7E3F2524" w14:textId="77777777" w:rsidR="00320823" w:rsidRPr="004F34BC" w:rsidRDefault="00320823" w:rsidP="00330C72">
            <w:pPr>
              <w:snapToGrid w:val="0"/>
              <w:spacing w:before="96" w:after="72"/>
              <w:jc w:val="center"/>
              <w:rPr>
                <w:rFonts w:cstheme="minorBidi"/>
                <w:b/>
                <w:bCs/>
                <w:color w:val="000000"/>
                <w:u w:val="single"/>
              </w:rPr>
            </w:pPr>
          </w:p>
        </w:tc>
      </w:tr>
      <w:tr w:rsidR="00320823" w:rsidRPr="004F34BC" w14:paraId="75967A04" w14:textId="77777777" w:rsidTr="00330C72">
        <w:trPr>
          <w:cantSplit/>
          <w:trHeight w:val="386"/>
          <w:jc w:val="center"/>
        </w:trPr>
        <w:tc>
          <w:tcPr>
            <w:tcW w:w="528" w:type="dxa"/>
            <w:tcBorders>
              <w:top w:val="single" w:sz="4" w:space="0" w:color="auto"/>
              <w:left w:val="single" w:sz="4" w:space="0" w:color="auto"/>
              <w:bottom w:val="single" w:sz="4" w:space="0" w:color="auto"/>
              <w:right w:val="single" w:sz="4" w:space="0" w:color="auto"/>
            </w:tcBorders>
          </w:tcPr>
          <w:p w14:paraId="043C1ED2" w14:textId="77777777" w:rsidR="00320823" w:rsidRPr="004F34BC" w:rsidRDefault="00320823" w:rsidP="00330C72">
            <w:pPr>
              <w:snapToGrid w:val="0"/>
              <w:spacing w:before="96" w:after="72"/>
              <w:jc w:val="center"/>
              <w:rPr>
                <w:rFonts w:cstheme="minorBidi"/>
                <w:b/>
                <w:bCs/>
                <w:color w:val="000000"/>
              </w:rPr>
            </w:pPr>
            <w:r w:rsidRPr="3E1FA745">
              <w:rPr>
                <w:rFonts w:cstheme="minorBidi"/>
                <w:b/>
                <w:bCs/>
                <w:color w:val="000000" w:themeColor="text1"/>
              </w:rPr>
              <w:lastRenderedPageBreak/>
              <w:t>4</w:t>
            </w:r>
          </w:p>
        </w:tc>
        <w:tc>
          <w:tcPr>
            <w:tcW w:w="2112" w:type="dxa"/>
            <w:gridSpan w:val="2"/>
            <w:tcBorders>
              <w:top w:val="single" w:sz="4" w:space="0" w:color="auto"/>
              <w:left w:val="single" w:sz="4" w:space="0" w:color="auto"/>
              <w:bottom w:val="single" w:sz="4" w:space="0" w:color="auto"/>
              <w:right w:val="single" w:sz="4" w:space="0" w:color="auto"/>
            </w:tcBorders>
          </w:tcPr>
          <w:p w14:paraId="11771B6F" w14:textId="77777777" w:rsidR="00320823" w:rsidRPr="004F34BC" w:rsidRDefault="00320823" w:rsidP="00330C72">
            <w:pPr>
              <w:snapToGrid w:val="0"/>
              <w:spacing w:before="96" w:after="72"/>
              <w:jc w:val="center"/>
              <w:rPr>
                <w:rFonts w:cstheme="minorBidi"/>
                <w:b/>
                <w:bCs/>
                <w:color w:val="000000"/>
              </w:rPr>
            </w:pPr>
            <w:r>
              <w:rPr>
                <w:rFonts w:cstheme="minorBidi"/>
                <w:b/>
                <w:bCs/>
                <w:color w:val="000000"/>
              </w:rPr>
              <w:t>MS Project</w:t>
            </w:r>
          </w:p>
        </w:tc>
        <w:tc>
          <w:tcPr>
            <w:tcW w:w="685" w:type="dxa"/>
            <w:tcBorders>
              <w:top w:val="single" w:sz="4" w:space="0" w:color="auto"/>
              <w:left w:val="single" w:sz="4" w:space="0" w:color="auto"/>
              <w:bottom w:val="single" w:sz="4" w:space="0" w:color="auto"/>
              <w:right w:val="single" w:sz="4" w:space="0" w:color="auto"/>
            </w:tcBorders>
          </w:tcPr>
          <w:p w14:paraId="21642D32" w14:textId="77777777" w:rsidR="00320823" w:rsidRPr="004F34BC" w:rsidRDefault="00320823" w:rsidP="00330C72">
            <w:pPr>
              <w:snapToGrid w:val="0"/>
              <w:spacing w:before="96" w:after="72"/>
              <w:jc w:val="center"/>
              <w:rPr>
                <w:rFonts w:cstheme="minorBidi"/>
                <w:b/>
                <w:bCs/>
                <w:color w:val="000000"/>
              </w:rPr>
            </w:pPr>
            <w:r>
              <w:rPr>
                <w:rFonts w:cstheme="minorBidi"/>
                <w:b/>
                <w:bCs/>
                <w:color w:val="000000" w:themeColor="text1"/>
              </w:rPr>
              <w:t>4</w:t>
            </w:r>
          </w:p>
        </w:tc>
        <w:tc>
          <w:tcPr>
            <w:tcW w:w="900" w:type="dxa"/>
            <w:tcBorders>
              <w:top w:val="single" w:sz="4" w:space="0" w:color="auto"/>
              <w:left w:val="single" w:sz="4" w:space="0" w:color="auto"/>
              <w:bottom w:val="single" w:sz="4" w:space="0" w:color="auto"/>
              <w:right w:val="single" w:sz="4" w:space="0" w:color="auto"/>
            </w:tcBorders>
          </w:tcPr>
          <w:p w14:paraId="1B268FAA" w14:textId="77777777" w:rsidR="00320823" w:rsidRPr="004F34BC" w:rsidRDefault="00320823" w:rsidP="00330C72">
            <w:pPr>
              <w:spacing w:before="96" w:after="72"/>
              <w:jc w:val="center"/>
              <w:rPr>
                <w:rFonts w:cstheme="minorBidi"/>
                <w:b/>
                <w:bCs/>
                <w:color w:val="000000"/>
              </w:rPr>
            </w:pPr>
          </w:p>
        </w:tc>
        <w:tc>
          <w:tcPr>
            <w:tcW w:w="1895" w:type="dxa"/>
            <w:tcBorders>
              <w:top w:val="single" w:sz="4" w:space="0" w:color="auto"/>
              <w:left w:val="single" w:sz="4" w:space="0" w:color="auto"/>
              <w:bottom w:val="single" w:sz="4" w:space="0" w:color="auto"/>
              <w:right w:val="single" w:sz="4" w:space="0" w:color="auto"/>
            </w:tcBorders>
          </w:tcPr>
          <w:p w14:paraId="31621E96" w14:textId="77777777" w:rsidR="00320823" w:rsidRPr="004F34BC" w:rsidRDefault="00320823" w:rsidP="00330C72">
            <w:pPr>
              <w:spacing w:before="96" w:after="72"/>
              <w:jc w:val="center"/>
              <w:rPr>
                <w:rFonts w:cstheme="minorBidi"/>
                <w:b/>
                <w:bCs/>
                <w:color w:val="000000"/>
              </w:rPr>
            </w:pPr>
            <w:r>
              <w:rPr>
                <w:rFonts w:cstheme="minorBidi"/>
                <w:b/>
                <w:bCs/>
                <w:color w:val="000000"/>
              </w:rPr>
              <w:t>Project Management Software</w:t>
            </w:r>
          </w:p>
        </w:tc>
        <w:tc>
          <w:tcPr>
            <w:tcW w:w="1620" w:type="dxa"/>
            <w:tcBorders>
              <w:top w:val="single" w:sz="4" w:space="0" w:color="auto"/>
              <w:left w:val="single" w:sz="4" w:space="0" w:color="auto"/>
              <w:bottom w:val="single" w:sz="4" w:space="0" w:color="auto"/>
              <w:right w:val="single" w:sz="4" w:space="0" w:color="auto"/>
            </w:tcBorders>
          </w:tcPr>
          <w:p w14:paraId="1C3C3251" w14:textId="77777777" w:rsidR="00320823" w:rsidRPr="004F34BC" w:rsidRDefault="00320823" w:rsidP="00330C72">
            <w:pPr>
              <w:spacing w:before="96" w:after="72"/>
              <w:jc w:val="center"/>
              <w:rPr>
                <w:rFonts w:cstheme="minorBidi"/>
                <w:b/>
                <w:bCs/>
                <w:color w:val="000000"/>
              </w:rPr>
            </w:pPr>
            <w:r>
              <w:rPr>
                <w:rFonts w:cstheme="minorBidi"/>
                <w:b/>
                <w:bCs/>
                <w:color w:val="000000"/>
              </w:rPr>
              <w:t>Planning</w:t>
            </w:r>
          </w:p>
        </w:tc>
        <w:tc>
          <w:tcPr>
            <w:tcW w:w="710" w:type="dxa"/>
            <w:tcBorders>
              <w:top w:val="single" w:sz="4" w:space="0" w:color="auto"/>
              <w:left w:val="single" w:sz="4" w:space="0" w:color="auto"/>
              <w:bottom w:val="single" w:sz="4" w:space="0" w:color="auto"/>
              <w:right w:val="single" w:sz="4" w:space="0" w:color="auto"/>
            </w:tcBorders>
          </w:tcPr>
          <w:p w14:paraId="4C630E63" w14:textId="77777777" w:rsidR="00320823" w:rsidRPr="004F34BC" w:rsidRDefault="00320823" w:rsidP="00330C72">
            <w:pPr>
              <w:spacing w:before="96" w:after="72"/>
              <w:jc w:val="center"/>
              <w:rPr>
                <w:rFonts w:cstheme="minorBidi"/>
                <w:b/>
                <w:bCs/>
                <w:color w:val="000000"/>
              </w:rPr>
            </w:pPr>
          </w:p>
        </w:tc>
        <w:tc>
          <w:tcPr>
            <w:tcW w:w="1232" w:type="dxa"/>
            <w:tcBorders>
              <w:top w:val="single" w:sz="4" w:space="0" w:color="auto"/>
              <w:left w:val="single" w:sz="4" w:space="0" w:color="auto"/>
              <w:bottom w:val="single" w:sz="4" w:space="0" w:color="auto"/>
              <w:right w:val="single" w:sz="4" w:space="0" w:color="auto"/>
            </w:tcBorders>
          </w:tcPr>
          <w:p w14:paraId="0F2BD851" w14:textId="77777777" w:rsidR="00320823" w:rsidRPr="004F34BC" w:rsidRDefault="00320823" w:rsidP="00330C72">
            <w:pPr>
              <w:snapToGrid w:val="0"/>
              <w:spacing w:before="96" w:after="72"/>
              <w:jc w:val="center"/>
              <w:rPr>
                <w:rFonts w:cstheme="minorBidi"/>
                <w:b/>
                <w:bCs/>
                <w:color w:val="000000"/>
              </w:rPr>
            </w:pPr>
            <w:r w:rsidRPr="6D05AC88">
              <w:rPr>
                <w:rFonts w:cstheme="minorBidi"/>
                <w:b/>
                <w:bCs/>
                <w:color w:val="000000" w:themeColor="text1"/>
              </w:rPr>
              <w:t>yes</w:t>
            </w:r>
          </w:p>
        </w:tc>
        <w:tc>
          <w:tcPr>
            <w:tcW w:w="1408" w:type="dxa"/>
            <w:tcBorders>
              <w:top w:val="single" w:sz="4" w:space="0" w:color="auto"/>
              <w:left w:val="single" w:sz="4" w:space="0" w:color="auto"/>
              <w:bottom w:val="single" w:sz="4" w:space="0" w:color="auto"/>
              <w:right w:val="single" w:sz="4" w:space="0" w:color="auto"/>
            </w:tcBorders>
          </w:tcPr>
          <w:p w14:paraId="20164191" w14:textId="77777777" w:rsidR="00320823" w:rsidRDefault="00320823" w:rsidP="00330C72">
            <w:pPr>
              <w:spacing w:before="96" w:after="72"/>
              <w:jc w:val="center"/>
            </w:pPr>
            <w:r>
              <w:rPr>
                <w:rFonts w:ascii="Calibri" w:hAnsi="Calibri" w:cs="Calibri"/>
                <w:b/>
                <w:bCs/>
                <w:color w:val="000000" w:themeColor="text1"/>
              </w:rPr>
              <w:t>120</w:t>
            </w:r>
          </w:p>
        </w:tc>
        <w:tc>
          <w:tcPr>
            <w:tcW w:w="1408" w:type="dxa"/>
            <w:tcBorders>
              <w:top w:val="single" w:sz="4" w:space="0" w:color="auto"/>
              <w:left w:val="single" w:sz="4" w:space="0" w:color="auto"/>
              <w:bottom w:val="single" w:sz="4" w:space="0" w:color="auto"/>
              <w:right w:val="single" w:sz="4" w:space="0" w:color="auto"/>
            </w:tcBorders>
          </w:tcPr>
          <w:p w14:paraId="10DE1C9D" w14:textId="77777777" w:rsidR="00320823" w:rsidRDefault="00320823" w:rsidP="00330C72">
            <w:pPr>
              <w:spacing w:before="96" w:after="72"/>
              <w:jc w:val="center"/>
            </w:pPr>
            <w:r>
              <w:t>3400</w:t>
            </w:r>
          </w:p>
        </w:tc>
        <w:tc>
          <w:tcPr>
            <w:tcW w:w="1634" w:type="dxa"/>
            <w:tcBorders>
              <w:top w:val="single" w:sz="4" w:space="0" w:color="auto"/>
              <w:left w:val="single" w:sz="4" w:space="0" w:color="auto"/>
              <w:bottom w:val="single" w:sz="4" w:space="0" w:color="auto"/>
              <w:right w:val="single" w:sz="4" w:space="0" w:color="auto"/>
            </w:tcBorders>
          </w:tcPr>
          <w:p w14:paraId="33FC6AB5" w14:textId="77777777" w:rsidR="00320823" w:rsidRPr="004F34BC" w:rsidRDefault="00320823" w:rsidP="00330C72">
            <w:pPr>
              <w:snapToGrid w:val="0"/>
              <w:spacing w:before="96" w:after="72"/>
              <w:jc w:val="center"/>
              <w:rPr>
                <w:rFonts w:cstheme="minorBidi"/>
                <w:b/>
                <w:bCs/>
                <w:color w:val="000000"/>
                <w:u w:val="single"/>
              </w:rPr>
            </w:pPr>
          </w:p>
        </w:tc>
      </w:tr>
      <w:tr w:rsidR="00320823" w:rsidRPr="004F34BC" w14:paraId="0AD3EE1F" w14:textId="77777777" w:rsidTr="00330C72">
        <w:trPr>
          <w:cantSplit/>
          <w:trHeight w:val="386"/>
          <w:jc w:val="center"/>
        </w:trPr>
        <w:tc>
          <w:tcPr>
            <w:tcW w:w="528" w:type="dxa"/>
            <w:tcBorders>
              <w:top w:val="single" w:sz="4" w:space="0" w:color="auto"/>
              <w:left w:val="single" w:sz="4" w:space="0" w:color="auto"/>
              <w:bottom w:val="single" w:sz="4" w:space="0" w:color="auto"/>
              <w:right w:val="single" w:sz="4" w:space="0" w:color="auto"/>
            </w:tcBorders>
          </w:tcPr>
          <w:p w14:paraId="28D3EA9C" w14:textId="77777777" w:rsidR="00320823" w:rsidRPr="004F34BC" w:rsidRDefault="00320823" w:rsidP="00330C72">
            <w:pPr>
              <w:snapToGrid w:val="0"/>
              <w:spacing w:before="96" w:after="72"/>
              <w:jc w:val="center"/>
              <w:rPr>
                <w:rFonts w:cstheme="minorBidi"/>
                <w:b/>
                <w:bCs/>
                <w:color w:val="000000"/>
              </w:rPr>
            </w:pPr>
            <w:r w:rsidRPr="3E1FA745">
              <w:rPr>
                <w:rFonts w:cstheme="minorBidi"/>
                <w:b/>
                <w:bCs/>
                <w:color w:val="000000" w:themeColor="text1"/>
              </w:rPr>
              <w:t>5</w:t>
            </w:r>
          </w:p>
        </w:tc>
        <w:tc>
          <w:tcPr>
            <w:tcW w:w="2112" w:type="dxa"/>
            <w:gridSpan w:val="2"/>
            <w:tcBorders>
              <w:top w:val="single" w:sz="4" w:space="0" w:color="auto"/>
              <w:left w:val="single" w:sz="4" w:space="0" w:color="auto"/>
              <w:bottom w:val="single" w:sz="4" w:space="0" w:color="auto"/>
              <w:right w:val="single" w:sz="4" w:space="0" w:color="auto"/>
            </w:tcBorders>
          </w:tcPr>
          <w:p w14:paraId="64DC1F96" w14:textId="77777777" w:rsidR="00320823" w:rsidRPr="004F34BC" w:rsidRDefault="00320823" w:rsidP="00330C72">
            <w:pPr>
              <w:snapToGrid w:val="0"/>
              <w:spacing w:before="96" w:after="72"/>
              <w:jc w:val="center"/>
              <w:rPr>
                <w:rFonts w:cstheme="minorBidi"/>
                <w:b/>
                <w:bCs/>
                <w:color w:val="000000"/>
              </w:rPr>
            </w:pPr>
            <w:r w:rsidRPr="6D05AC88">
              <w:rPr>
                <w:rFonts w:cstheme="minorBidi"/>
                <w:b/>
                <w:bCs/>
                <w:color w:val="000000" w:themeColor="text1"/>
              </w:rPr>
              <w:t>Modelio</w:t>
            </w:r>
          </w:p>
        </w:tc>
        <w:tc>
          <w:tcPr>
            <w:tcW w:w="685" w:type="dxa"/>
            <w:tcBorders>
              <w:top w:val="single" w:sz="4" w:space="0" w:color="auto"/>
              <w:left w:val="single" w:sz="4" w:space="0" w:color="auto"/>
              <w:bottom w:val="single" w:sz="4" w:space="0" w:color="auto"/>
              <w:right w:val="single" w:sz="4" w:space="0" w:color="auto"/>
            </w:tcBorders>
          </w:tcPr>
          <w:p w14:paraId="6BB4B12E" w14:textId="77777777" w:rsidR="00320823" w:rsidRPr="004F34BC" w:rsidRDefault="00320823" w:rsidP="00330C72">
            <w:pPr>
              <w:snapToGrid w:val="0"/>
              <w:spacing w:before="96" w:after="72"/>
              <w:jc w:val="center"/>
              <w:rPr>
                <w:rFonts w:cstheme="minorBidi"/>
                <w:b/>
                <w:bCs/>
                <w:color w:val="000000"/>
              </w:rPr>
            </w:pPr>
            <w:r>
              <w:rPr>
                <w:rFonts w:cstheme="minorBidi"/>
                <w:b/>
                <w:bCs/>
                <w:color w:val="000000" w:themeColor="text1"/>
              </w:rPr>
              <w:t>2</w:t>
            </w:r>
          </w:p>
        </w:tc>
        <w:tc>
          <w:tcPr>
            <w:tcW w:w="900" w:type="dxa"/>
            <w:tcBorders>
              <w:top w:val="single" w:sz="4" w:space="0" w:color="auto"/>
              <w:left w:val="single" w:sz="4" w:space="0" w:color="auto"/>
              <w:bottom w:val="single" w:sz="4" w:space="0" w:color="auto"/>
              <w:right w:val="single" w:sz="4" w:space="0" w:color="auto"/>
            </w:tcBorders>
          </w:tcPr>
          <w:p w14:paraId="0DFE1CF0" w14:textId="77777777" w:rsidR="00320823" w:rsidRPr="004F34BC" w:rsidRDefault="00320823" w:rsidP="00330C72">
            <w:pPr>
              <w:spacing w:before="96" w:after="72"/>
              <w:jc w:val="center"/>
              <w:rPr>
                <w:rFonts w:cstheme="minorBidi"/>
                <w:b/>
                <w:bCs/>
                <w:color w:val="000000"/>
              </w:rPr>
            </w:pPr>
          </w:p>
        </w:tc>
        <w:tc>
          <w:tcPr>
            <w:tcW w:w="1895" w:type="dxa"/>
            <w:tcBorders>
              <w:top w:val="single" w:sz="4" w:space="0" w:color="auto"/>
              <w:left w:val="single" w:sz="4" w:space="0" w:color="auto"/>
              <w:bottom w:val="single" w:sz="4" w:space="0" w:color="auto"/>
              <w:right w:val="single" w:sz="4" w:space="0" w:color="auto"/>
            </w:tcBorders>
          </w:tcPr>
          <w:p w14:paraId="68A8D3F7" w14:textId="77777777" w:rsidR="00320823" w:rsidRPr="004F34BC" w:rsidRDefault="00320823" w:rsidP="00330C72">
            <w:pPr>
              <w:spacing w:before="96" w:after="72"/>
              <w:jc w:val="center"/>
              <w:rPr>
                <w:rFonts w:cstheme="minorBidi"/>
                <w:b/>
                <w:bCs/>
                <w:color w:val="000000"/>
              </w:rPr>
            </w:pPr>
            <w:r w:rsidRPr="6D05AC88">
              <w:rPr>
                <w:rFonts w:cstheme="minorBidi"/>
                <w:b/>
                <w:bCs/>
                <w:color w:val="000000" w:themeColor="text1"/>
              </w:rPr>
              <w:t>Tools for drawing diagrams</w:t>
            </w:r>
          </w:p>
        </w:tc>
        <w:tc>
          <w:tcPr>
            <w:tcW w:w="1620" w:type="dxa"/>
            <w:tcBorders>
              <w:top w:val="single" w:sz="4" w:space="0" w:color="auto"/>
              <w:left w:val="single" w:sz="4" w:space="0" w:color="auto"/>
              <w:bottom w:val="single" w:sz="4" w:space="0" w:color="auto"/>
              <w:right w:val="single" w:sz="4" w:space="0" w:color="auto"/>
            </w:tcBorders>
          </w:tcPr>
          <w:p w14:paraId="2FD88E16" w14:textId="77777777" w:rsidR="00320823" w:rsidRPr="004F34BC" w:rsidRDefault="00320823" w:rsidP="00330C72">
            <w:pPr>
              <w:spacing w:before="96" w:after="72"/>
              <w:jc w:val="center"/>
              <w:rPr>
                <w:rFonts w:cstheme="minorBidi"/>
                <w:b/>
                <w:bCs/>
                <w:color w:val="000000"/>
              </w:rPr>
            </w:pPr>
            <w:r w:rsidRPr="6D05AC88">
              <w:rPr>
                <w:rFonts w:cstheme="minorBidi"/>
                <w:b/>
                <w:bCs/>
                <w:color w:val="000000" w:themeColor="text1"/>
              </w:rPr>
              <w:t>Uml diagrams</w:t>
            </w:r>
          </w:p>
        </w:tc>
        <w:tc>
          <w:tcPr>
            <w:tcW w:w="710" w:type="dxa"/>
            <w:tcBorders>
              <w:top w:val="single" w:sz="4" w:space="0" w:color="auto"/>
              <w:left w:val="single" w:sz="4" w:space="0" w:color="auto"/>
              <w:bottom w:val="single" w:sz="4" w:space="0" w:color="auto"/>
              <w:right w:val="single" w:sz="4" w:space="0" w:color="auto"/>
            </w:tcBorders>
          </w:tcPr>
          <w:p w14:paraId="21CFB64A" w14:textId="77777777" w:rsidR="00320823" w:rsidRPr="004F34BC" w:rsidRDefault="00320823" w:rsidP="00330C72">
            <w:pPr>
              <w:spacing w:before="96" w:after="72"/>
              <w:jc w:val="center"/>
              <w:rPr>
                <w:rFonts w:cstheme="minorBidi"/>
                <w:b/>
                <w:bCs/>
                <w:color w:val="000000"/>
              </w:rPr>
            </w:pPr>
            <w:r w:rsidRPr="6D05AC88">
              <w:rPr>
                <w:rFonts w:cstheme="minorBidi"/>
                <w:b/>
                <w:bCs/>
                <w:color w:val="000000" w:themeColor="text1"/>
              </w:rPr>
              <w:t>yes</w:t>
            </w:r>
          </w:p>
        </w:tc>
        <w:tc>
          <w:tcPr>
            <w:tcW w:w="1232" w:type="dxa"/>
            <w:tcBorders>
              <w:top w:val="single" w:sz="4" w:space="0" w:color="auto"/>
              <w:left w:val="single" w:sz="4" w:space="0" w:color="auto"/>
              <w:bottom w:val="single" w:sz="4" w:space="0" w:color="auto"/>
              <w:right w:val="single" w:sz="4" w:space="0" w:color="auto"/>
            </w:tcBorders>
          </w:tcPr>
          <w:p w14:paraId="3890F59F" w14:textId="77777777" w:rsidR="00320823" w:rsidRPr="004F34BC" w:rsidRDefault="00320823" w:rsidP="00330C72">
            <w:pPr>
              <w:snapToGrid w:val="0"/>
              <w:spacing w:before="96" w:after="72"/>
              <w:jc w:val="center"/>
              <w:rPr>
                <w:rFonts w:cstheme="minorBidi"/>
                <w:b/>
                <w:bCs/>
                <w:color w:val="000000"/>
              </w:rPr>
            </w:pPr>
          </w:p>
        </w:tc>
        <w:tc>
          <w:tcPr>
            <w:tcW w:w="1408" w:type="dxa"/>
            <w:tcBorders>
              <w:top w:val="single" w:sz="4" w:space="0" w:color="auto"/>
              <w:left w:val="single" w:sz="4" w:space="0" w:color="auto"/>
              <w:bottom w:val="single" w:sz="4" w:space="0" w:color="auto"/>
              <w:right w:val="single" w:sz="4" w:space="0" w:color="auto"/>
            </w:tcBorders>
          </w:tcPr>
          <w:p w14:paraId="2C2BAC34" w14:textId="77777777" w:rsidR="00320823" w:rsidRPr="004F34BC" w:rsidRDefault="00320823" w:rsidP="00330C72">
            <w:pPr>
              <w:snapToGrid w:val="0"/>
              <w:spacing w:before="96" w:after="72"/>
              <w:jc w:val="center"/>
              <w:rPr>
                <w:rFonts w:cstheme="minorBidi"/>
                <w:b/>
                <w:bCs/>
                <w:color w:val="000000"/>
              </w:rPr>
            </w:pPr>
          </w:p>
        </w:tc>
        <w:tc>
          <w:tcPr>
            <w:tcW w:w="1408" w:type="dxa"/>
            <w:tcBorders>
              <w:top w:val="single" w:sz="4" w:space="0" w:color="auto"/>
              <w:left w:val="single" w:sz="4" w:space="0" w:color="auto"/>
              <w:bottom w:val="single" w:sz="4" w:space="0" w:color="auto"/>
              <w:right w:val="single" w:sz="4" w:space="0" w:color="auto"/>
            </w:tcBorders>
          </w:tcPr>
          <w:p w14:paraId="227A1FC2" w14:textId="77777777" w:rsidR="00320823" w:rsidRPr="004F34BC" w:rsidRDefault="00320823" w:rsidP="00330C72">
            <w:pPr>
              <w:snapToGrid w:val="0"/>
              <w:spacing w:before="96" w:after="72"/>
              <w:jc w:val="center"/>
              <w:rPr>
                <w:rFonts w:cstheme="minorBidi"/>
                <w:b/>
                <w:bCs/>
                <w:color w:val="000000"/>
              </w:rPr>
            </w:pPr>
          </w:p>
        </w:tc>
        <w:tc>
          <w:tcPr>
            <w:tcW w:w="1634" w:type="dxa"/>
            <w:tcBorders>
              <w:top w:val="single" w:sz="4" w:space="0" w:color="auto"/>
              <w:left w:val="single" w:sz="4" w:space="0" w:color="auto"/>
              <w:bottom w:val="single" w:sz="4" w:space="0" w:color="auto"/>
              <w:right w:val="single" w:sz="4" w:space="0" w:color="auto"/>
            </w:tcBorders>
          </w:tcPr>
          <w:p w14:paraId="42211949" w14:textId="77777777" w:rsidR="00320823" w:rsidRPr="004F34BC" w:rsidRDefault="00320823" w:rsidP="00330C72">
            <w:pPr>
              <w:snapToGrid w:val="0"/>
              <w:spacing w:before="96" w:after="72"/>
              <w:jc w:val="center"/>
              <w:rPr>
                <w:rFonts w:cstheme="minorBidi"/>
                <w:b/>
                <w:bCs/>
                <w:color w:val="000000"/>
                <w:u w:val="single"/>
              </w:rPr>
            </w:pPr>
          </w:p>
        </w:tc>
      </w:tr>
      <w:tr w:rsidR="00320823" w:rsidRPr="004F34BC" w14:paraId="59ADFC93" w14:textId="77777777" w:rsidTr="00330C72">
        <w:trPr>
          <w:cantSplit/>
          <w:trHeight w:val="386"/>
          <w:jc w:val="center"/>
        </w:trPr>
        <w:tc>
          <w:tcPr>
            <w:tcW w:w="528" w:type="dxa"/>
            <w:tcBorders>
              <w:top w:val="single" w:sz="4" w:space="0" w:color="auto"/>
              <w:left w:val="single" w:sz="4" w:space="0" w:color="auto"/>
              <w:bottom w:val="single" w:sz="4" w:space="0" w:color="auto"/>
              <w:right w:val="single" w:sz="4" w:space="0" w:color="auto"/>
            </w:tcBorders>
          </w:tcPr>
          <w:p w14:paraId="7F62E49D" w14:textId="77777777" w:rsidR="00320823" w:rsidRPr="004F34BC" w:rsidRDefault="00320823" w:rsidP="00330C72">
            <w:pPr>
              <w:snapToGrid w:val="0"/>
              <w:spacing w:before="96" w:after="72"/>
              <w:jc w:val="center"/>
              <w:rPr>
                <w:rFonts w:cstheme="minorBidi"/>
                <w:b/>
                <w:bCs/>
                <w:color w:val="000000"/>
              </w:rPr>
            </w:pPr>
            <w:r w:rsidRPr="3E1FA745">
              <w:rPr>
                <w:rFonts w:cstheme="minorBidi"/>
                <w:b/>
                <w:bCs/>
                <w:color w:val="000000" w:themeColor="text1"/>
              </w:rPr>
              <w:t>6</w:t>
            </w:r>
          </w:p>
        </w:tc>
        <w:tc>
          <w:tcPr>
            <w:tcW w:w="2112" w:type="dxa"/>
            <w:gridSpan w:val="2"/>
            <w:tcBorders>
              <w:top w:val="single" w:sz="4" w:space="0" w:color="auto"/>
              <w:left w:val="single" w:sz="4" w:space="0" w:color="auto"/>
              <w:bottom w:val="single" w:sz="4" w:space="0" w:color="auto"/>
              <w:right w:val="single" w:sz="4" w:space="0" w:color="auto"/>
            </w:tcBorders>
          </w:tcPr>
          <w:p w14:paraId="0FE95492" w14:textId="77777777" w:rsidR="00320823" w:rsidRPr="004F34BC" w:rsidRDefault="00320823" w:rsidP="00330C72">
            <w:pPr>
              <w:snapToGrid w:val="0"/>
              <w:spacing w:before="96" w:after="72"/>
              <w:jc w:val="center"/>
              <w:rPr>
                <w:rFonts w:cstheme="minorBidi"/>
                <w:b/>
                <w:bCs/>
                <w:color w:val="000000"/>
              </w:rPr>
            </w:pPr>
            <w:r>
              <w:rPr>
                <w:rFonts w:cstheme="minorBidi"/>
                <w:b/>
                <w:bCs/>
                <w:color w:val="000000"/>
              </w:rPr>
              <w:t>HTML</w:t>
            </w:r>
          </w:p>
        </w:tc>
        <w:tc>
          <w:tcPr>
            <w:tcW w:w="685" w:type="dxa"/>
            <w:tcBorders>
              <w:top w:val="single" w:sz="4" w:space="0" w:color="auto"/>
              <w:left w:val="single" w:sz="4" w:space="0" w:color="auto"/>
              <w:bottom w:val="single" w:sz="4" w:space="0" w:color="auto"/>
              <w:right w:val="single" w:sz="4" w:space="0" w:color="auto"/>
            </w:tcBorders>
          </w:tcPr>
          <w:p w14:paraId="055E307F" w14:textId="77777777" w:rsidR="00320823" w:rsidRPr="004F34BC" w:rsidRDefault="00320823" w:rsidP="00330C72">
            <w:pPr>
              <w:snapToGrid w:val="0"/>
              <w:spacing w:before="96" w:after="72"/>
              <w:jc w:val="center"/>
              <w:rPr>
                <w:rFonts w:cstheme="minorBidi"/>
                <w:b/>
                <w:bCs/>
                <w:color w:val="000000"/>
              </w:rPr>
            </w:pPr>
            <w:r>
              <w:rPr>
                <w:rFonts w:cstheme="minorBidi"/>
                <w:b/>
                <w:bCs/>
                <w:color w:val="000000" w:themeColor="text1"/>
              </w:rPr>
              <w:t>1</w:t>
            </w:r>
          </w:p>
        </w:tc>
        <w:tc>
          <w:tcPr>
            <w:tcW w:w="900" w:type="dxa"/>
            <w:tcBorders>
              <w:top w:val="single" w:sz="4" w:space="0" w:color="auto"/>
              <w:left w:val="single" w:sz="4" w:space="0" w:color="auto"/>
              <w:bottom w:val="single" w:sz="4" w:space="0" w:color="auto"/>
              <w:right w:val="single" w:sz="4" w:space="0" w:color="auto"/>
            </w:tcBorders>
          </w:tcPr>
          <w:p w14:paraId="0977283F" w14:textId="77777777" w:rsidR="00320823" w:rsidRPr="004F34BC" w:rsidRDefault="00320823" w:rsidP="00330C72">
            <w:pPr>
              <w:spacing w:before="96" w:after="72"/>
              <w:jc w:val="center"/>
              <w:rPr>
                <w:rFonts w:cstheme="minorBidi"/>
                <w:b/>
                <w:bCs/>
                <w:color w:val="000000"/>
              </w:rPr>
            </w:pPr>
          </w:p>
        </w:tc>
        <w:tc>
          <w:tcPr>
            <w:tcW w:w="1895" w:type="dxa"/>
            <w:tcBorders>
              <w:top w:val="single" w:sz="4" w:space="0" w:color="auto"/>
              <w:left w:val="single" w:sz="4" w:space="0" w:color="auto"/>
              <w:bottom w:val="single" w:sz="4" w:space="0" w:color="auto"/>
              <w:right w:val="single" w:sz="4" w:space="0" w:color="auto"/>
            </w:tcBorders>
          </w:tcPr>
          <w:p w14:paraId="3B4F9D87" w14:textId="77777777" w:rsidR="00320823" w:rsidRPr="004F34BC" w:rsidRDefault="00320823" w:rsidP="00330C72">
            <w:pPr>
              <w:spacing w:before="96" w:after="72"/>
              <w:jc w:val="center"/>
              <w:rPr>
                <w:rFonts w:cstheme="minorBidi"/>
                <w:b/>
                <w:bCs/>
                <w:color w:val="000000"/>
              </w:rPr>
            </w:pPr>
            <w:r>
              <w:rPr>
                <w:rFonts w:cstheme="minorBidi"/>
                <w:b/>
                <w:bCs/>
                <w:color w:val="000000"/>
              </w:rPr>
              <w:t>Creating electronic documents</w:t>
            </w:r>
          </w:p>
        </w:tc>
        <w:tc>
          <w:tcPr>
            <w:tcW w:w="1620" w:type="dxa"/>
            <w:tcBorders>
              <w:top w:val="single" w:sz="4" w:space="0" w:color="auto"/>
              <w:left w:val="single" w:sz="4" w:space="0" w:color="auto"/>
              <w:bottom w:val="single" w:sz="4" w:space="0" w:color="auto"/>
              <w:right w:val="single" w:sz="4" w:space="0" w:color="auto"/>
            </w:tcBorders>
          </w:tcPr>
          <w:p w14:paraId="785B170F" w14:textId="77777777" w:rsidR="00320823" w:rsidRPr="004F34BC" w:rsidRDefault="00320823" w:rsidP="00330C72">
            <w:pPr>
              <w:spacing w:before="96" w:after="72"/>
              <w:jc w:val="center"/>
              <w:rPr>
                <w:rFonts w:cstheme="minorBidi"/>
                <w:b/>
                <w:bCs/>
                <w:color w:val="000000"/>
              </w:rPr>
            </w:pPr>
            <w:r>
              <w:rPr>
                <w:rFonts w:cstheme="minorBidi"/>
                <w:b/>
                <w:bCs/>
                <w:color w:val="000000"/>
              </w:rPr>
              <w:t>Coding Purposes</w:t>
            </w:r>
          </w:p>
        </w:tc>
        <w:tc>
          <w:tcPr>
            <w:tcW w:w="710" w:type="dxa"/>
            <w:tcBorders>
              <w:top w:val="single" w:sz="4" w:space="0" w:color="auto"/>
              <w:left w:val="single" w:sz="4" w:space="0" w:color="auto"/>
              <w:bottom w:val="single" w:sz="4" w:space="0" w:color="auto"/>
              <w:right w:val="single" w:sz="4" w:space="0" w:color="auto"/>
            </w:tcBorders>
          </w:tcPr>
          <w:p w14:paraId="5990A48A" w14:textId="77777777" w:rsidR="00320823" w:rsidRPr="004F34BC" w:rsidRDefault="00320823" w:rsidP="00330C72">
            <w:pPr>
              <w:spacing w:before="96" w:after="72"/>
              <w:jc w:val="center"/>
              <w:rPr>
                <w:rFonts w:cstheme="minorBidi"/>
                <w:b/>
                <w:bCs/>
                <w:color w:val="000000"/>
              </w:rPr>
            </w:pPr>
            <w:r w:rsidRPr="6D05AC88">
              <w:rPr>
                <w:rFonts w:cstheme="minorBidi"/>
                <w:b/>
                <w:bCs/>
                <w:color w:val="000000" w:themeColor="text1"/>
              </w:rPr>
              <w:t>yes</w:t>
            </w:r>
          </w:p>
        </w:tc>
        <w:tc>
          <w:tcPr>
            <w:tcW w:w="1232" w:type="dxa"/>
            <w:tcBorders>
              <w:top w:val="single" w:sz="4" w:space="0" w:color="auto"/>
              <w:left w:val="single" w:sz="4" w:space="0" w:color="auto"/>
              <w:bottom w:val="single" w:sz="4" w:space="0" w:color="auto"/>
              <w:right w:val="single" w:sz="4" w:space="0" w:color="auto"/>
            </w:tcBorders>
          </w:tcPr>
          <w:p w14:paraId="1D053959" w14:textId="77777777" w:rsidR="00320823" w:rsidRPr="004F34BC" w:rsidRDefault="00320823" w:rsidP="00330C72">
            <w:pPr>
              <w:snapToGrid w:val="0"/>
              <w:spacing w:before="96" w:after="72"/>
              <w:jc w:val="center"/>
              <w:rPr>
                <w:rFonts w:cstheme="minorBidi"/>
                <w:b/>
                <w:bCs/>
                <w:color w:val="000000"/>
              </w:rPr>
            </w:pPr>
          </w:p>
        </w:tc>
        <w:tc>
          <w:tcPr>
            <w:tcW w:w="1408" w:type="dxa"/>
            <w:tcBorders>
              <w:top w:val="single" w:sz="4" w:space="0" w:color="auto"/>
              <w:left w:val="single" w:sz="4" w:space="0" w:color="auto"/>
              <w:bottom w:val="single" w:sz="4" w:space="0" w:color="auto"/>
              <w:right w:val="single" w:sz="4" w:space="0" w:color="auto"/>
            </w:tcBorders>
          </w:tcPr>
          <w:p w14:paraId="6C75BE6E" w14:textId="77777777" w:rsidR="00320823" w:rsidRPr="004F34BC" w:rsidRDefault="00320823" w:rsidP="00330C72">
            <w:pPr>
              <w:snapToGrid w:val="0"/>
              <w:spacing w:before="96" w:after="72"/>
              <w:jc w:val="center"/>
              <w:rPr>
                <w:rFonts w:cstheme="minorBidi"/>
                <w:b/>
                <w:bCs/>
                <w:color w:val="000000"/>
              </w:rPr>
            </w:pPr>
          </w:p>
        </w:tc>
        <w:tc>
          <w:tcPr>
            <w:tcW w:w="1408" w:type="dxa"/>
            <w:tcBorders>
              <w:top w:val="single" w:sz="4" w:space="0" w:color="auto"/>
              <w:left w:val="single" w:sz="4" w:space="0" w:color="auto"/>
              <w:bottom w:val="single" w:sz="4" w:space="0" w:color="auto"/>
              <w:right w:val="single" w:sz="4" w:space="0" w:color="auto"/>
            </w:tcBorders>
          </w:tcPr>
          <w:p w14:paraId="7C177D84" w14:textId="77777777" w:rsidR="00320823" w:rsidRPr="004F34BC" w:rsidRDefault="00320823" w:rsidP="00330C72">
            <w:pPr>
              <w:snapToGrid w:val="0"/>
              <w:spacing w:before="96" w:after="72"/>
              <w:jc w:val="center"/>
              <w:rPr>
                <w:rFonts w:cstheme="minorBidi"/>
                <w:b/>
                <w:bCs/>
                <w:color w:val="000000"/>
              </w:rPr>
            </w:pPr>
          </w:p>
        </w:tc>
        <w:tc>
          <w:tcPr>
            <w:tcW w:w="1634" w:type="dxa"/>
            <w:tcBorders>
              <w:top w:val="single" w:sz="4" w:space="0" w:color="auto"/>
              <w:left w:val="single" w:sz="4" w:space="0" w:color="auto"/>
              <w:bottom w:val="single" w:sz="4" w:space="0" w:color="auto"/>
              <w:right w:val="single" w:sz="4" w:space="0" w:color="auto"/>
            </w:tcBorders>
          </w:tcPr>
          <w:p w14:paraId="2C371F06" w14:textId="77777777" w:rsidR="00320823" w:rsidRPr="004F34BC" w:rsidRDefault="00320823" w:rsidP="00330C72">
            <w:pPr>
              <w:snapToGrid w:val="0"/>
              <w:spacing w:before="96" w:after="72"/>
              <w:jc w:val="center"/>
              <w:rPr>
                <w:rFonts w:cstheme="minorBidi"/>
                <w:b/>
                <w:bCs/>
                <w:color w:val="000000"/>
                <w:u w:val="single"/>
              </w:rPr>
            </w:pPr>
          </w:p>
        </w:tc>
      </w:tr>
      <w:tr w:rsidR="00320823" w:rsidRPr="004F34BC" w14:paraId="6D62E42E" w14:textId="77777777" w:rsidTr="00330C72">
        <w:trPr>
          <w:cantSplit/>
          <w:trHeight w:val="386"/>
          <w:jc w:val="center"/>
        </w:trPr>
        <w:tc>
          <w:tcPr>
            <w:tcW w:w="528" w:type="dxa"/>
            <w:tcBorders>
              <w:top w:val="single" w:sz="4" w:space="0" w:color="auto"/>
              <w:left w:val="single" w:sz="4" w:space="0" w:color="auto"/>
              <w:bottom w:val="single" w:sz="4" w:space="0" w:color="auto"/>
              <w:right w:val="single" w:sz="4" w:space="0" w:color="auto"/>
            </w:tcBorders>
          </w:tcPr>
          <w:p w14:paraId="02BF739D" w14:textId="77777777" w:rsidR="00320823" w:rsidRPr="004F34BC" w:rsidRDefault="00320823" w:rsidP="00330C72">
            <w:pPr>
              <w:snapToGrid w:val="0"/>
              <w:spacing w:before="96" w:after="72"/>
              <w:jc w:val="center"/>
              <w:rPr>
                <w:rFonts w:cstheme="minorBidi"/>
                <w:b/>
                <w:bCs/>
                <w:color w:val="000000"/>
              </w:rPr>
            </w:pPr>
            <w:r w:rsidRPr="3E1FA745">
              <w:rPr>
                <w:rFonts w:cstheme="minorBidi"/>
                <w:b/>
                <w:bCs/>
                <w:color w:val="000000" w:themeColor="text1"/>
              </w:rPr>
              <w:t>7</w:t>
            </w:r>
          </w:p>
        </w:tc>
        <w:tc>
          <w:tcPr>
            <w:tcW w:w="2112" w:type="dxa"/>
            <w:gridSpan w:val="2"/>
            <w:tcBorders>
              <w:top w:val="single" w:sz="4" w:space="0" w:color="auto"/>
              <w:left w:val="single" w:sz="4" w:space="0" w:color="auto"/>
              <w:bottom w:val="single" w:sz="4" w:space="0" w:color="auto"/>
              <w:right w:val="single" w:sz="4" w:space="0" w:color="auto"/>
            </w:tcBorders>
          </w:tcPr>
          <w:p w14:paraId="05C30A35" w14:textId="77777777" w:rsidR="00320823" w:rsidRPr="004F34BC" w:rsidRDefault="00320823" w:rsidP="00330C72">
            <w:pPr>
              <w:snapToGrid w:val="0"/>
              <w:spacing w:before="96" w:after="72"/>
              <w:jc w:val="center"/>
              <w:rPr>
                <w:rFonts w:cstheme="minorBidi"/>
                <w:b/>
                <w:bCs/>
                <w:color w:val="000000"/>
              </w:rPr>
            </w:pPr>
            <w:r>
              <w:rPr>
                <w:rFonts w:cstheme="minorBidi"/>
                <w:b/>
                <w:bCs/>
                <w:color w:val="000000"/>
              </w:rPr>
              <w:t>Python</w:t>
            </w:r>
          </w:p>
        </w:tc>
        <w:tc>
          <w:tcPr>
            <w:tcW w:w="685" w:type="dxa"/>
            <w:tcBorders>
              <w:top w:val="single" w:sz="4" w:space="0" w:color="auto"/>
              <w:left w:val="single" w:sz="4" w:space="0" w:color="auto"/>
              <w:bottom w:val="single" w:sz="4" w:space="0" w:color="auto"/>
              <w:right w:val="single" w:sz="4" w:space="0" w:color="auto"/>
            </w:tcBorders>
          </w:tcPr>
          <w:p w14:paraId="266B4144" w14:textId="77777777" w:rsidR="00320823" w:rsidRPr="004F34BC" w:rsidRDefault="00320823" w:rsidP="00330C72">
            <w:pPr>
              <w:snapToGrid w:val="0"/>
              <w:spacing w:before="96" w:after="72"/>
              <w:jc w:val="center"/>
              <w:rPr>
                <w:rFonts w:cstheme="minorBidi"/>
                <w:b/>
                <w:bCs/>
                <w:color w:val="000000"/>
              </w:rPr>
            </w:pPr>
            <w:r>
              <w:rPr>
                <w:rFonts w:cstheme="minorBidi"/>
                <w:b/>
                <w:bCs/>
                <w:color w:val="000000" w:themeColor="text1"/>
              </w:rPr>
              <w:t>2</w:t>
            </w:r>
          </w:p>
        </w:tc>
        <w:tc>
          <w:tcPr>
            <w:tcW w:w="900" w:type="dxa"/>
            <w:tcBorders>
              <w:top w:val="single" w:sz="4" w:space="0" w:color="auto"/>
              <w:left w:val="single" w:sz="4" w:space="0" w:color="auto"/>
              <w:bottom w:val="single" w:sz="4" w:space="0" w:color="auto"/>
              <w:right w:val="single" w:sz="4" w:space="0" w:color="auto"/>
            </w:tcBorders>
          </w:tcPr>
          <w:p w14:paraId="7BB38609" w14:textId="77777777" w:rsidR="00320823" w:rsidRPr="004F34BC" w:rsidRDefault="00320823" w:rsidP="00330C72">
            <w:pPr>
              <w:spacing w:before="96" w:after="72"/>
              <w:jc w:val="center"/>
              <w:rPr>
                <w:rFonts w:cstheme="minorBidi"/>
                <w:b/>
                <w:bCs/>
                <w:color w:val="000000"/>
              </w:rPr>
            </w:pPr>
          </w:p>
        </w:tc>
        <w:tc>
          <w:tcPr>
            <w:tcW w:w="1895" w:type="dxa"/>
            <w:tcBorders>
              <w:top w:val="single" w:sz="4" w:space="0" w:color="auto"/>
              <w:left w:val="single" w:sz="4" w:space="0" w:color="auto"/>
              <w:bottom w:val="single" w:sz="4" w:space="0" w:color="auto"/>
              <w:right w:val="single" w:sz="4" w:space="0" w:color="auto"/>
            </w:tcBorders>
          </w:tcPr>
          <w:p w14:paraId="312A0F01" w14:textId="77777777" w:rsidR="00320823" w:rsidRPr="004F34BC" w:rsidRDefault="00320823" w:rsidP="00330C72">
            <w:pPr>
              <w:spacing w:before="96" w:after="72"/>
              <w:jc w:val="center"/>
              <w:rPr>
                <w:rFonts w:cstheme="minorBidi"/>
                <w:b/>
                <w:bCs/>
                <w:color w:val="000000"/>
              </w:rPr>
            </w:pPr>
            <w:r>
              <w:rPr>
                <w:rFonts w:cstheme="minorBidi"/>
                <w:b/>
                <w:bCs/>
                <w:color w:val="000000"/>
              </w:rPr>
              <w:t>Language for developing the web application</w:t>
            </w:r>
          </w:p>
        </w:tc>
        <w:tc>
          <w:tcPr>
            <w:tcW w:w="1620" w:type="dxa"/>
            <w:tcBorders>
              <w:top w:val="single" w:sz="4" w:space="0" w:color="auto"/>
              <w:left w:val="single" w:sz="4" w:space="0" w:color="auto"/>
              <w:bottom w:val="single" w:sz="4" w:space="0" w:color="auto"/>
              <w:right w:val="single" w:sz="4" w:space="0" w:color="auto"/>
            </w:tcBorders>
          </w:tcPr>
          <w:p w14:paraId="358E61AC" w14:textId="77777777" w:rsidR="00320823" w:rsidRPr="004F34BC" w:rsidRDefault="00320823" w:rsidP="00330C72">
            <w:pPr>
              <w:spacing w:before="96" w:after="72"/>
              <w:jc w:val="center"/>
              <w:rPr>
                <w:rFonts w:cstheme="minorBidi"/>
                <w:b/>
                <w:bCs/>
                <w:color w:val="000000"/>
              </w:rPr>
            </w:pPr>
            <w:r>
              <w:rPr>
                <w:rFonts w:cstheme="minorBidi"/>
                <w:b/>
                <w:bCs/>
                <w:color w:val="000000"/>
              </w:rPr>
              <w:t>Coding purposes</w:t>
            </w:r>
          </w:p>
        </w:tc>
        <w:tc>
          <w:tcPr>
            <w:tcW w:w="710" w:type="dxa"/>
            <w:tcBorders>
              <w:top w:val="single" w:sz="4" w:space="0" w:color="auto"/>
              <w:left w:val="single" w:sz="4" w:space="0" w:color="auto"/>
              <w:bottom w:val="single" w:sz="4" w:space="0" w:color="auto"/>
              <w:right w:val="single" w:sz="4" w:space="0" w:color="auto"/>
            </w:tcBorders>
          </w:tcPr>
          <w:p w14:paraId="3245C1D3" w14:textId="77777777" w:rsidR="00320823" w:rsidRPr="004F34BC" w:rsidRDefault="00320823" w:rsidP="00330C72">
            <w:pPr>
              <w:spacing w:before="96" w:after="72"/>
              <w:jc w:val="center"/>
              <w:rPr>
                <w:rFonts w:cstheme="minorBidi"/>
                <w:b/>
                <w:bCs/>
                <w:color w:val="000000"/>
              </w:rPr>
            </w:pPr>
            <w:r w:rsidRPr="6D05AC88">
              <w:rPr>
                <w:rFonts w:cstheme="minorBidi"/>
                <w:b/>
                <w:bCs/>
                <w:color w:val="000000" w:themeColor="text1"/>
              </w:rPr>
              <w:t>yes</w:t>
            </w:r>
          </w:p>
        </w:tc>
        <w:tc>
          <w:tcPr>
            <w:tcW w:w="1232" w:type="dxa"/>
            <w:tcBorders>
              <w:top w:val="single" w:sz="4" w:space="0" w:color="auto"/>
              <w:left w:val="single" w:sz="4" w:space="0" w:color="auto"/>
              <w:bottom w:val="single" w:sz="4" w:space="0" w:color="auto"/>
              <w:right w:val="single" w:sz="4" w:space="0" w:color="auto"/>
            </w:tcBorders>
          </w:tcPr>
          <w:p w14:paraId="39299A4A" w14:textId="77777777" w:rsidR="00320823" w:rsidRPr="004F34BC" w:rsidRDefault="00320823" w:rsidP="00330C72">
            <w:pPr>
              <w:snapToGrid w:val="0"/>
              <w:spacing w:before="96" w:after="72"/>
              <w:jc w:val="center"/>
              <w:rPr>
                <w:rFonts w:cstheme="minorBidi"/>
                <w:b/>
                <w:bCs/>
                <w:color w:val="000000"/>
              </w:rPr>
            </w:pPr>
          </w:p>
        </w:tc>
        <w:tc>
          <w:tcPr>
            <w:tcW w:w="1408" w:type="dxa"/>
            <w:tcBorders>
              <w:top w:val="single" w:sz="4" w:space="0" w:color="auto"/>
              <w:left w:val="single" w:sz="4" w:space="0" w:color="auto"/>
              <w:bottom w:val="single" w:sz="4" w:space="0" w:color="auto"/>
              <w:right w:val="single" w:sz="4" w:space="0" w:color="auto"/>
            </w:tcBorders>
          </w:tcPr>
          <w:p w14:paraId="0C10CC2C" w14:textId="77777777" w:rsidR="00320823" w:rsidRPr="004F34BC" w:rsidRDefault="00320823" w:rsidP="00330C72">
            <w:pPr>
              <w:snapToGrid w:val="0"/>
              <w:spacing w:before="96" w:after="72"/>
              <w:jc w:val="center"/>
              <w:rPr>
                <w:rFonts w:cstheme="minorBidi"/>
                <w:b/>
                <w:bCs/>
                <w:color w:val="000000"/>
              </w:rPr>
            </w:pPr>
            <w:r>
              <w:rPr>
                <w:rFonts w:cstheme="minorBidi"/>
                <w:b/>
                <w:bCs/>
                <w:color w:val="000000"/>
              </w:rPr>
              <w:t>350</w:t>
            </w:r>
          </w:p>
        </w:tc>
        <w:tc>
          <w:tcPr>
            <w:tcW w:w="1408" w:type="dxa"/>
            <w:tcBorders>
              <w:top w:val="single" w:sz="4" w:space="0" w:color="auto"/>
              <w:left w:val="single" w:sz="4" w:space="0" w:color="auto"/>
              <w:bottom w:val="single" w:sz="4" w:space="0" w:color="auto"/>
              <w:right w:val="single" w:sz="4" w:space="0" w:color="auto"/>
            </w:tcBorders>
          </w:tcPr>
          <w:p w14:paraId="7B756BCD" w14:textId="77777777" w:rsidR="00320823" w:rsidRPr="004F34BC" w:rsidRDefault="00320823" w:rsidP="00330C72">
            <w:pPr>
              <w:snapToGrid w:val="0"/>
              <w:spacing w:before="96" w:after="72"/>
              <w:jc w:val="center"/>
              <w:rPr>
                <w:rFonts w:cstheme="minorBidi"/>
                <w:b/>
                <w:bCs/>
                <w:color w:val="000000"/>
              </w:rPr>
            </w:pPr>
            <w:r>
              <w:rPr>
                <w:rFonts w:cstheme="minorBidi"/>
                <w:b/>
                <w:bCs/>
                <w:color w:val="000000"/>
              </w:rPr>
              <w:t>9900</w:t>
            </w:r>
          </w:p>
        </w:tc>
        <w:tc>
          <w:tcPr>
            <w:tcW w:w="1634" w:type="dxa"/>
            <w:tcBorders>
              <w:top w:val="single" w:sz="4" w:space="0" w:color="auto"/>
              <w:left w:val="single" w:sz="4" w:space="0" w:color="auto"/>
              <w:bottom w:val="single" w:sz="4" w:space="0" w:color="auto"/>
              <w:right w:val="single" w:sz="4" w:space="0" w:color="auto"/>
            </w:tcBorders>
          </w:tcPr>
          <w:p w14:paraId="62B5A409" w14:textId="77777777" w:rsidR="00320823" w:rsidRPr="004F34BC" w:rsidRDefault="00320823" w:rsidP="00330C72">
            <w:pPr>
              <w:snapToGrid w:val="0"/>
              <w:spacing w:before="96" w:after="72"/>
              <w:jc w:val="center"/>
              <w:rPr>
                <w:rFonts w:cstheme="minorBidi"/>
                <w:b/>
                <w:bCs/>
                <w:color w:val="000000"/>
                <w:u w:val="single"/>
              </w:rPr>
            </w:pPr>
          </w:p>
        </w:tc>
      </w:tr>
      <w:tr w:rsidR="00320823" w:rsidRPr="004F34BC" w14:paraId="4A09AB50" w14:textId="77777777" w:rsidTr="00330C72">
        <w:trPr>
          <w:cantSplit/>
          <w:trHeight w:val="386"/>
          <w:jc w:val="center"/>
        </w:trPr>
        <w:tc>
          <w:tcPr>
            <w:tcW w:w="528" w:type="dxa"/>
            <w:tcBorders>
              <w:top w:val="single" w:sz="4" w:space="0" w:color="auto"/>
              <w:left w:val="single" w:sz="4" w:space="0" w:color="auto"/>
              <w:bottom w:val="single" w:sz="4" w:space="0" w:color="auto"/>
              <w:right w:val="single" w:sz="4" w:space="0" w:color="auto"/>
            </w:tcBorders>
          </w:tcPr>
          <w:p w14:paraId="05D89CAB" w14:textId="77777777" w:rsidR="00320823" w:rsidRPr="004F34BC" w:rsidRDefault="00320823" w:rsidP="00330C72">
            <w:pPr>
              <w:snapToGrid w:val="0"/>
              <w:spacing w:before="96" w:after="72"/>
              <w:jc w:val="center"/>
              <w:rPr>
                <w:rFonts w:cstheme="minorBidi"/>
                <w:b/>
                <w:bCs/>
                <w:color w:val="000000"/>
              </w:rPr>
            </w:pPr>
            <w:r w:rsidRPr="3E1FA745">
              <w:rPr>
                <w:rFonts w:cstheme="minorBidi"/>
                <w:b/>
                <w:bCs/>
                <w:color w:val="000000" w:themeColor="text1"/>
              </w:rPr>
              <w:t>8</w:t>
            </w:r>
          </w:p>
        </w:tc>
        <w:tc>
          <w:tcPr>
            <w:tcW w:w="2112" w:type="dxa"/>
            <w:gridSpan w:val="2"/>
            <w:tcBorders>
              <w:top w:val="single" w:sz="4" w:space="0" w:color="auto"/>
              <w:left w:val="single" w:sz="4" w:space="0" w:color="auto"/>
              <w:bottom w:val="single" w:sz="4" w:space="0" w:color="auto"/>
              <w:right w:val="single" w:sz="4" w:space="0" w:color="auto"/>
            </w:tcBorders>
          </w:tcPr>
          <w:p w14:paraId="61FF0B95" w14:textId="77777777" w:rsidR="00320823" w:rsidRPr="004F34BC" w:rsidRDefault="00320823" w:rsidP="00330C72">
            <w:pPr>
              <w:snapToGrid w:val="0"/>
              <w:spacing w:before="96" w:after="72"/>
              <w:jc w:val="center"/>
              <w:rPr>
                <w:rFonts w:cstheme="minorBidi"/>
                <w:b/>
                <w:bCs/>
                <w:color w:val="000000"/>
              </w:rPr>
            </w:pPr>
            <w:r>
              <w:rPr>
                <w:rFonts w:cstheme="minorBidi"/>
                <w:b/>
                <w:bCs/>
                <w:color w:val="000000" w:themeColor="text1"/>
              </w:rPr>
              <w:t>MySQL</w:t>
            </w:r>
          </w:p>
        </w:tc>
        <w:tc>
          <w:tcPr>
            <w:tcW w:w="685" w:type="dxa"/>
            <w:tcBorders>
              <w:top w:val="single" w:sz="4" w:space="0" w:color="auto"/>
              <w:left w:val="single" w:sz="4" w:space="0" w:color="auto"/>
              <w:bottom w:val="single" w:sz="4" w:space="0" w:color="auto"/>
              <w:right w:val="single" w:sz="4" w:space="0" w:color="auto"/>
            </w:tcBorders>
          </w:tcPr>
          <w:p w14:paraId="106C4D91" w14:textId="77777777" w:rsidR="00320823" w:rsidRPr="004F34BC" w:rsidRDefault="00320823" w:rsidP="00330C72">
            <w:pPr>
              <w:snapToGrid w:val="0"/>
              <w:spacing w:before="96" w:after="72"/>
              <w:jc w:val="center"/>
              <w:rPr>
                <w:rFonts w:cstheme="minorBidi"/>
                <w:b/>
                <w:bCs/>
                <w:color w:val="000000"/>
              </w:rPr>
            </w:pPr>
            <w:r>
              <w:rPr>
                <w:rFonts w:cstheme="minorBidi"/>
                <w:b/>
                <w:bCs/>
                <w:color w:val="000000"/>
              </w:rPr>
              <w:t>1</w:t>
            </w:r>
          </w:p>
        </w:tc>
        <w:tc>
          <w:tcPr>
            <w:tcW w:w="900" w:type="dxa"/>
            <w:tcBorders>
              <w:top w:val="single" w:sz="4" w:space="0" w:color="auto"/>
              <w:left w:val="single" w:sz="4" w:space="0" w:color="auto"/>
              <w:bottom w:val="single" w:sz="4" w:space="0" w:color="auto"/>
              <w:right w:val="single" w:sz="4" w:space="0" w:color="auto"/>
            </w:tcBorders>
          </w:tcPr>
          <w:p w14:paraId="25E85F83" w14:textId="77777777" w:rsidR="00320823" w:rsidRPr="004F34BC" w:rsidRDefault="00320823" w:rsidP="00330C72">
            <w:pPr>
              <w:spacing w:before="96" w:after="72"/>
              <w:jc w:val="center"/>
              <w:rPr>
                <w:rFonts w:cstheme="minorBidi"/>
                <w:b/>
                <w:bCs/>
                <w:color w:val="000000"/>
              </w:rPr>
            </w:pPr>
          </w:p>
        </w:tc>
        <w:tc>
          <w:tcPr>
            <w:tcW w:w="1895" w:type="dxa"/>
            <w:tcBorders>
              <w:top w:val="single" w:sz="4" w:space="0" w:color="auto"/>
              <w:left w:val="single" w:sz="4" w:space="0" w:color="auto"/>
              <w:bottom w:val="single" w:sz="4" w:space="0" w:color="auto"/>
              <w:right w:val="single" w:sz="4" w:space="0" w:color="auto"/>
            </w:tcBorders>
          </w:tcPr>
          <w:p w14:paraId="5EA4E208" w14:textId="77777777" w:rsidR="00320823" w:rsidRPr="004F34BC" w:rsidRDefault="00320823" w:rsidP="00330C72">
            <w:pPr>
              <w:spacing w:before="96" w:after="72"/>
              <w:jc w:val="center"/>
              <w:rPr>
                <w:rFonts w:cstheme="minorBidi"/>
                <w:b/>
                <w:bCs/>
                <w:color w:val="000000"/>
              </w:rPr>
            </w:pPr>
            <w:r>
              <w:rPr>
                <w:rFonts w:cstheme="minorBidi"/>
                <w:b/>
                <w:bCs/>
                <w:color w:val="000000" w:themeColor="text1"/>
              </w:rPr>
              <w:t>Tool for creating database</w:t>
            </w:r>
          </w:p>
        </w:tc>
        <w:tc>
          <w:tcPr>
            <w:tcW w:w="1620" w:type="dxa"/>
            <w:tcBorders>
              <w:top w:val="single" w:sz="4" w:space="0" w:color="auto"/>
              <w:left w:val="single" w:sz="4" w:space="0" w:color="auto"/>
              <w:bottom w:val="single" w:sz="4" w:space="0" w:color="auto"/>
              <w:right w:val="single" w:sz="4" w:space="0" w:color="auto"/>
            </w:tcBorders>
          </w:tcPr>
          <w:p w14:paraId="768024A5" w14:textId="77777777" w:rsidR="00320823" w:rsidRPr="004F34BC" w:rsidRDefault="00320823" w:rsidP="00330C72">
            <w:pPr>
              <w:spacing w:before="96" w:after="72"/>
              <w:jc w:val="center"/>
              <w:rPr>
                <w:rFonts w:cstheme="minorBidi"/>
                <w:b/>
                <w:bCs/>
                <w:color w:val="000000"/>
              </w:rPr>
            </w:pPr>
            <w:r>
              <w:rPr>
                <w:rFonts w:cstheme="minorBidi"/>
                <w:b/>
                <w:bCs/>
                <w:color w:val="000000"/>
              </w:rPr>
              <w:t>Database Operations</w:t>
            </w:r>
          </w:p>
        </w:tc>
        <w:tc>
          <w:tcPr>
            <w:tcW w:w="710" w:type="dxa"/>
            <w:tcBorders>
              <w:top w:val="single" w:sz="4" w:space="0" w:color="auto"/>
              <w:left w:val="single" w:sz="4" w:space="0" w:color="auto"/>
              <w:bottom w:val="single" w:sz="4" w:space="0" w:color="auto"/>
              <w:right w:val="single" w:sz="4" w:space="0" w:color="auto"/>
            </w:tcBorders>
          </w:tcPr>
          <w:p w14:paraId="2D0AC2AE" w14:textId="77777777" w:rsidR="00320823" w:rsidRPr="004F34BC" w:rsidRDefault="00320823" w:rsidP="00330C72">
            <w:pPr>
              <w:spacing w:before="96" w:after="72"/>
              <w:jc w:val="center"/>
              <w:rPr>
                <w:rFonts w:cstheme="minorBidi"/>
                <w:b/>
                <w:bCs/>
                <w:color w:val="000000"/>
              </w:rPr>
            </w:pPr>
          </w:p>
        </w:tc>
        <w:tc>
          <w:tcPr>
            <w:tcW w:w="1232" w:type="dxa"/>
            <w:tcBorders>
              <w:top w:val="single" w:sz="4" w:space="0" w:color="auto"/>
              <w:left w:val="single" w:sz="4" w:space="0" w:color="auto"/>
              <w:bottom w:val="single" w:sz="4" w:space="0" w:color="auto"/>
              <w:right w:val="single" w:sz="4" w:space="0" w:color="auto"/>
            </w:tcBorders>
          </w:tcPr>
          <w:p w14:paraId="10DB670E" w14:textId="77777777" w:rsidR="00320823" w:rsidRPr="004F34BC" w:rsidRDefault="00320823" w:rsidP="00330C72">
            <w:pPr>
              <w:snapToGrid w:val="0"/>
              <w:spacing w:before="96" w:after="72"/>
              <w:jc w:val="center"/>
              <w:rPr>
                <w:rFonts w:cstheme="minorBidi"/>
                <w:b/>
                <w:bCs/>
                <w:color w:val="000000"/>
              </w:rPr>
            </w:pPr>
            <w:r w:rsidRPr="6D05AC88">
              <w:rPr>
                <w:rFonts w:cstheme="minorBidi"/>
                <w:b/>
                <w:bCs/>
                <w:color w:val="000000" w:themeColor="text1"/>
              </w:rPr>
              <w:t>yes</w:t>
            </w:r>
          </w:p>
        </w:tc>
        <w:tc>
          <w:tcPr>
            <w:tcW w:w="1408" w:type="dxa"/>
            <w:tcBorders>
              <w:top w:val="single" w:sz="4" w:space="0" w:color="auto"/>
              <w:left w:val="single" w:sz="4" w:space="0" w:color="auto"/>
              <w:bottom w:val="single" w:sz="4" w:space="0" w:color="auto"/>
              <w:right w:val="single" w:sz="4" w:space="0" w:color="auto"/>
            </w:tcBorders>
          </w:tcPr>
          <w:p w14:paraId="4C0D2F65" w14:textId="77777777" w:rsidR="00320823" w:rsidRDefault="00320823" w:rsidP="00330C72">
            <w:pPr>
              <w:spacing w:before="96" w:after="72"/>
              <w:jc w:val="center"/>
            </w:pPr>
            <w:r>
              <w:rPr>
                <w:rFonts w:ascii="Calibri" w:hAnsi="Calibri" w:cs="Calibri"/>
                <w:b/>
                <w:bCs/>
                <w:color w:val="000000" w:themeColor="text1"/>
              </w:rPr>
              <w:t>200</w:t>
            </w:r>
          </w:p>
        </w:tc>
        <w:tc>
          <w:tcPr>
            <w:tcW w:w="1408" w:type="dxa"/>
            <w:tcBorders>
              <w:top w:val="single" w:sz="4" w:space="0" w:color="auto"/>
              <w:left w:val="single" w:sz="4" w:space="0" w:color="auto"/>
              <w:bottom w:val="single" w:sz="4" w:space="0" w:color="auto"/>
              <w:right w:val="single" w:sz="4" w:space="0" w:color="auto"/>
            </w:tcBorders>
          </w:tcPr>
          <w:p w14:paraId="30E00F15" w14:textId="77777777" w:rsidR="00320823" w:rsidRDefault="00320823" w:rsidP="00330C72">
            <w:pPr>
              <w:spacing w:before="96" w:after="72"/>
              <w:jc w:val="center"/>
            </w:pPr>
            <w:r>
              <w:rPr>
                <w:rFonts w:ascii="Calibri" w:hAnsi="Calibri" w:cs="Calibri"/>
                <w:b/>
                <w:bCs/>
                <w:color w:val="000000" w:themeColor="text1"/>
              </w:rPr>
              <w:t>5650</w:t>
            </w:r>
            <w:r w:rsidRPr="6D05AC88">
              <w:rPr>
                <w:rFonts w:ascii="Calibri" w:hAnsi="Calibri" w:cs="Calibri"/>
                <w:b/>
                <w:bCs/>
                <w:color w:val="000000" w:themeColor="text1"/>
              </w:rPr>
              <w:t>-5750</w:t>
            </w:r>
          </w:p>
        </w:tc>
        <w:tc>
          <w:tcPr>
            <w:tcW w:w="1634" w:type="dxa"/>
            <w:tcBorders>
              <w:top w:val="single" w:sz="4" w:space="0" w:color="auto"/>
              <w:left w:val="single" w:sz="4" w:space="0" w:color="auto"/>
              <w:bottom w:val="single" w:sz="4" w:space="0" w:color="auto"/>
              <w:right w:val="single" w:sz="4" w:space="0" w:color="auto"/>
            </w:tcBorders>
          </w:tcPr>
          <w:p w14:paraId="1EAF66DB" w14:textId="77777777" w:rsidR="00320823" w:rsidRPr="004F34BC" w:rsidRDefault="00320823" w:rsidP="00330C72">
            <w:pPr>
              <w:snapToGrid w:val="0"/>
              <w:spacing w:before="96" w:after="72"/>
              <w:jc w:val="center"/>
              <w:rPr>
                <w:rFonts w:cstheme="minorBidi"/>
                <w:b/>
                <w:bCs/>
                <w:color w:val="000000"/>
                <w:u w:val="single"/>
              </w:rPr>
            </w:pPr>
          </w:p>
        </w:tc>
      </w:tr>
      <w:tr w:rsidR="00320823" w:rsidRPr="004F34BC" w14:paraId="379843D6" w14:textId="77777777" w:rsidTr="00330C72">
        <w:trPr>
          <w:cantSplit/>
          <w:trHeight w:val="463"/>
          <w:jc w:val="center"/>
        </w:trPr>
        <w:tc>
          <w:tcPr>
            <w:tcW w:w="528" w:type="dxa"/>
            <w:tcBorders>
              <w:top w:val="single" w:sz="4" w:space="0" w:color="auto"/>
              <w:left w:val="single" w:sz="4" w:space="0" w:color="auto"/>
              <w:bottom w:val="single" w:sz="4" w:space="0" w:color="auto"/>
              <w:right w:val="single" w:sz="4" w:space="0" w:color="auto"/>
            </w:tcBorders>
          </w:tcPr>
          <w:p w14:paraId="6FFDE80A" w14:textId="77777777" w:rsidR="00320823" w:rsidRPr="004F34BC" w:rsidRDefault="00320823" w:rsidP="00330C72">
            <w:pPr>
              <w:snapToGrid w:val="0"/>
              <w:spacing w:before="96" w:after="72"/>
              <w:jc w:val="center"/>
              <w:rPr>
                <w:rFonts w:cstheme="minorBidi"/>
                <w:b/>
                <w:bCs/>
                <w:color w:val="000000"/>
              </w:rPr>
            </w:pPr>
            <w:r w:rsidRPr="3E1FA745">
              <w:rPr>
                <w:rFonts w:cstheme="minorBidi"/>
                <w:b/>
                <w:bCs/>
                <w:color w:val="000000" w:themeColor="text1"/>
              </w:rPr>
              <w:t>9</w:t>
            </w:r>
          </w:p>
        </w:tc>
        <w:tc>
          <w:tcPr>
            <w:tcW w:w="2112" w:type="dxa"/>
            <w:gridSpan w:val="2"/>
            <w:tcBorders>
              <w:top w:val="single" w:sz="4" w:space="0" w:color="auto"/>
              <w:left w:val="single" w:sz="4" w:space="0" w:color="auto"/>
              <w:bottom w:val="single" w:sz="4" w:space="0" w:color="auto"/>
              <w:right w:val="single" w:sz="4" w:space="0" w:color="auto"/>
            </w:tcBorders>
          </w:tcPr>
          <w:p w14:paraId="7ABBA883" w14:textId="77777777" w:rsidR="00320823" w:rsidRPr="004F34BC" w:rsidRDefault="00320823" w:rsidP="00330C72">
            <w:pPr>
              <w:snapToGrid w:val="0"/>
              <w:spacing w:before="96" w:after="72"/>
              <w:jc w:val="center"/>
              <w:rPr>
                <w:rFonts w:cstheme="minorBidi"/>
                <w:b/>
                <w:bCs/>
                <w:color w:val="000000"/>
              </w:rPr>
            </w:pPr>
            <w:r w:rsidRPr="6D05AC88">
              <w:rPr>
                <w:rFonts w:cstheme="minorBidi"/>
                <w:b/>
                <w:bCs/>
                <w:color w:val="000000" w:themeColor="text1"/>
              </w:rPr>
              <w:t>Jest</w:t>
            </w:r>
          </w:p>
        </w:tc>
        <w:tc>
          <w:tcPr>
            <w:tcW w:w="685" w:type="dxa"/>
            <w:tcBorders>
              <w:top w:val="single" w:sz="4" w:space="0" w:color="auto"/>
              <w:left w:val="single" w:sz="4" w:space="0" w:color="auto"/>
              <w:bottom w:val="single" w:sz="4" w:space="0" w:color="auto"/>
              <w:right w:val="single" w:sz="4" w:space="0" w:color="auto"/>
            </w:tcBorders>
          </w:tcPr>
          <w:p w14:paraId="0C3CA48D" w14:textId="77777777" w:rsidR="00320823" w:rsidRPr="004F34BC" w:rsidRDefault="00320823" w:rsidP="00330C72">
            <w:pPr>
              <w:snapToGrid w:val="0"/>
              <w:spacing w:before="96" w:after="72"/>
              <w:jc w:val="center"/>
              <w:rPr>
                <w:rFonts w:cstheme="minorBidi"/>
                <w:b/>
                <w:bCs/>
                <w:color w:val="000000"/>
              </w:rPr>
            </w:pPr>
            <w:r w:rsidRPr="6D05AC88">
              <w:rPr>
                <w:rFonts w:cstheme="minorBidi"/>
                <w:b/>
                <w:bCs/>
                <w:color w:val="000000" w:themeColor="text1"/>
              </w:rPr>
              <w:t>1</w:t>
            </w:r>
          </w:p>
        </w:tc>
        <w:tc>
          <w:tcPr>
            <w:tcW w:w="900" w:type="dxa"/>
            <w:tcBorders>
              <w:top w:val="single" w:sz="4" w:space="0" w:color="auto"/>
              <w:left w:val="single" w:sz="4" w:space="0" w:color="auto"/>
              <w:bottom w:val="single" w:sz="4" w:space="0" w:color="auto"/>
              <w:right w:val="single" w:sz="4" w:space="0" w:color="auto"/>
            </w:tcBorders>
          </w:tcPr>
          <w:p w14:paraId="0D816B8D" w14:textId="77777777" w:rsidR="00320823" w:rsidRPr="004F34BC" w:rsidRDefault="00320823" w:rsidP="00330C72">
            <w:pPr>
              <w:spacing w:before="96" w:after="72"/>
              <w:jc w:val="center"/>
              <w:rPr>
                <w:rFonts w:cstheme="minorBidi"/>
                <w:b/>
                <w:bCs/>
                <w:color w:val="000000"/>
              </w:rPr>
            </w:pPr>
          </w:p>
        </w:tc>
        <w:tc>
          <w:tcPr>
            <w:tcW w:w="1895" w:type="dxa"/>
            <w:tcBorders>
              <w:top w:val="single" w:sz="4" w:space="0" w:color="auto"/>
              <w:left w:val="single" w:sz="4" w:space="0" w:color="auto"/>
              <w:bottom w:val="single" w:sz="4" w:space="0" w:color="auto"/>
              <w:right w:val="single" w:sz="4" w:space="0" w:color="auto"/>
            </w:tcBorders>
          </w:tcPr>
          <w:p w14:paraId="3907A7C9" w14:textId="77777777" w:rsidR="00320823" w:rsidRPr="004F34BC" w:rsidRDefault="00320823" w:rsidP="00330C72">
            <w:pPr>
              <w:spacing w:before="96" w:after="72"/>
              <w:jc w:val="center"/>
              <w:rPr>
                <w:rFonts w:cstheme="minorBidi"/>
                <w:b/>
                <w:bCs/>
                <w:color w:val="000000"/>
              </w:rPr>
            </w:pPr>
            <w:r w:rsidRPr="6D05AC88">
              <w:rPr>
                <w:rFonts w:cstheme="minorBidi"/>
                <w:b/>
                <w:bCs/>
                <w:color w:val="000000" w:themeColor="text1"/>
              </w:rPr>
              <w:t>Test Automation</w:t>
            </w:r>
          </w:p>
        </w:tc>
        <w:tc>
          <w:tcPr>
            <w:tcW w:w="1620" w:type="dxa"/>
            <w:tcBorders>
              <w:top w:val="single" w:sz="4" w:space="0" w:color="auto"/>
              <w:left w:val="single" w:sz="4" w:space="0" w:color="auto"/>
              <w:bottom w:val="single" w:sz="4" w:space="0" w:color="auto"/>
              <w:right w:val="single" w:sz="4" w:space="0" w:color="auto"/>
            </w:tcBorders>
          </w:tcPr>
          <w:p w14:paraId="75BCA042" w14:textId="77777777" w:rsidR="00320823" w:rsidRPr="004F34BC" w:rsidRDefault="00320823" w:rsidP="00330C72">
            <w:pPr>
              <w:spacing w:before="96" w:after="72"/>
              <w:jc w:val="center"/>
              <w:rPr>
                <w:rFonts w:cstheme="minorBidi"/>
                <w:b/>
                <w:bCs/>
                <w:color w:val="000000"/>
              </w:rPr>
            </w:pPr>
          </w:p>
        </w:tc>
        <w:tc>
          <w:tcPr>
            <w:tcW w:w="710" w:type="dxa"/>
            <w:tcBorders>
              <w:top w:val="single" w:sz="4" w:space="0" w:color="auto"/>
              <w:left w:val="single" w:sz="4" w:space="0" w:color="auto"/>
              <w:bottom w:val="single" w:sz="4" w:space="0" w:color="auto"/>
              <w:right w:val="single" w:sz="4" w:space="0" w:color="auto"/>
            </w:tcBorders>
          </w:tcPr>
          <w:p w14:paraId="605D06CD" w14:textId="77777777" w:rsidR="00320823" w:rsidRPr="004F34BC" w:rsidRDefault="00320823" w:rsidP="00330C72">
            <w:pPr>
              <w:spacing w:before="96" w:after="72"/>
              <w:jc w:val="center"/>
              <w:rPr>
                <w:rFonts w:cstheme="minorBidi"/>
                <w:b/>
                <w:bCs/>
                <w:color w:val="000000"/>
              </w:rPr>
            </w:pPr>
          </w:p>
        </w:tc>
        <w:tc>
          <w:tcPr>
            <w:tcW w:w="1232" w:type="dxa"/>
            <w:tcBorders>
              <w:top w:val="single" w:sz="4" w:space="0" w:color="auto"/>
              <w:left w:val="single" w:sz="4" w:space="0" w:color="auto"/>
              <w:bottom w:val="single" w:sz="4" w:space="0" w:color="auto"/>
              <w:right w:val="single" w:sz="4" w:space="0" w:color="auto"/>
            </w:tcBorders>
          </w:tcPr>
          <w:p w14:paraId="6BDAC601" w14:textId="77777777" w:rsidR="00320823" w:rsidRPr="004F34BC" w:rsidRDefault="00320823" w:rsidP="00330C72">
            <w:pPr>
              <w:snapToGrid w:val="0"/>
              <w:spacing w:before="96" w:after="72"/>
              <w:jc w:val="center"/>
              <w:rPr>
                <w:rFonts w:cstheme="minorBidi"/>
                <w:b/>
                <w:bCs/>
                <w:color w:val="000000"/>
              </w:rPr>
            </w:pPr>
            <w:r w:rsidRPr="6D05AC88">
              <w:rPr>
                <w:rFonts w:cstheme="minorBidi"/>
                <w:b/>
                <w:bCs/>
                <w:color w:val="000000" w:themeColor="text1"/>
              </w:rPr>
              <w:t>yes</w:t>
            </w:r>
          </w:p>
        </w:tc>
        <w:tc>
          <w:tcPr>
            <w:tcW w:w="1408" w:type="dxa"/>
            <w:tcBorders>
              <w:top w:val="single" w:sz="4" w:space="0" w:color="auto"/>
              <w:left w:val="single" w:sz="4" w:space="0" w:color="auto"/>
              <w:bottom w:val="single" w:sz="4" w:space="0" w:color="auto"/>
              <w:right w:val="single" w:sz="4" w:space="0" w:color="auto"/>
            </w:tcBorders>
          </w:tcPr>
          <w:p w14:paraId="42EB04E8" w14:textId="77777777" w:rsidR="00320823" w:rsidRPr="004F34BC" w:rsidRDefault="00320823" w:rsidP="00330C72">
            <w:pPr>
              <w:snapToGrid w:val="0"/>
              <w:spacing w:before="96" w:after="72"/>
              <w:jc w:val="center"/>
              <w:rPr>
                <w:rFonts w:cstheme="minorBidi"/>
                <w:b/>
                <w:bCs/>
                <w:color w:val="000000"/>
              </w:rPr>
            </w:pPr>
          </w:p>
        </w:tc>
        <w:tc>
          <w:tcPr>
            <w:tcW w:w="1408" w:type="dxa"/>
            <w:tcBorders>
              <w:top w:val="single" w:sz="4" w:space="0" w:color="auto"/>
              <w:left w:val="single" w:sz="4" w:space="0" w:color="auto"/>
              <w:bottom w:val="single" w:sz="4" w:space="0" w:color="auto"/>
              <w:right w:val="single" w:sz="4" w:space="0" w:color="auto"/>
            </w:tcBorders>
          </w:tcPr>
          <w:p w14:paraId="4D280B87" w14:textId="77777777" w:rsidR="00320823" w:rsidRPr="004F34BC" w:rsidRDefault="00320823" w:rsidP="00330C72">
            <w:pPr>
              <w:snapToGrid w:val="0"/>
              <w:spacing w:before="96" w:after="72"/>
              <w:jc w:val="center"/>
              <w:rPr>
                <w:rFonts w:cstheme="minorBidi"/>
                <w:b/>
                <w:bCs/>
                <w:color w:val="000000"/>
              </w:rPr>
            </w:pPr>
          </w:p>
        </w:tc>
        <w:tc>
          <w:tcPr>
            <w:tcW w:w="1634" w:type="dxa"/>
            <w:tcBorders>
              <w:top w:val="single" w:sz="4" w:space="0" w:color="auto"/>
              <w:left w:val="single" w:sz="4" w:space="0" w:color="auto"/>
              <w:bottom w:val="single" w:sz="4" w:space="0" w:color="auto"/>
              <w:right w:val="single" w:sz="4" w:space="0" w:color="auto"/>
            </w:tcBorders>
          </w:tcPr>
          <w:p w14:paraId="144F0C51" w14:textId="77777777" w:rsidR="00320823" w:rsidRPr="004F34BC" w:rsidRDefault="00320823" w:rsidP="00330C72">
            <w:pPr>
              <w:snapToGrid w:val="0"/>
              <w:spacing w:before="96" w:after="72"/>
              <w:jc w:val="center"/>
              <w:rPr>
                <w:rFonts w:cstheme="minorBidi"/>
                <w:b/>
                <w:bCs/>
                <w:color w:val="000000"/>
                <w:u w:val="single"/>
              </w:rPr>
            </w:pPr>
          </w:p>
        </w:tc>
      </w:tr>
      <w:tr w:rsidR="00320823" w:rsidRPr="004F34BC" w14:paraId="37E99739" w14:textId="77777777" w:rsidTr="00330C72">
        <w:trPr>
          <w:cantSplit/>
          <w:trHeight w:val="386"/>
          <w:jc w:val="center"/>
        </w:trPr>
        <w:tc>
          <w:tcPr>
            <w:tcW w:w="528" w:type="dxa"/>
            <w:tcBorders>
              <w:top w:val="single" w:sz="4" w:space="0" w:color="auto"/>
            </w:tcBorders>
          </w:tcPr>
          <w:p w14:paraId="676F3C5C" w14:textId="77777777" w:rsidR="00320823" w:rsidRPr="004F34BC" w:rsidRDefault="00320823" w:rsidP="00330C72">
            <w:pPr>
              <w:snapToGrid w:val="0"/>
              <w:spacing w:before="96" w:after="72"/>
              <w:jc w:val="center"/>
              <w:rPr>
                <w:rFonts w:cstheme="minorBidi"/>
                <w:b/>
                <w:bCs/>
                <w:color w:val="000000"/>
              </w:rPr>
            </w:pPr>
          </w:p>
        </w:tc>
        <w:tc>
          <w:tcPr>
            <w:tcW w:w="2112" w:type="dxa"/>
            <w:gridSpan w:val="2"/>
            <w:tcBorders>
              <w:top w:val="single" w:sz="4" w:space="0" w:color="auto"/>
            </w:tcBorders>
          </w:tcPr>
          <w:p w14:paraId="316B8A89" w14:textId="77777777" w:rsidR="00320823" w:rsidRPr="004F34BC" w:rsidRDefault="00320823" w:rsidP="00330C72">
            <w:pPr>
              <w:snapToGrid w:val="0"/>
              <w:spacing w:before="96" w:after="72"/>
              <w:jc w:val="center"/>
              <w:rPr>
                <w:rFonts w:cstheme="minorBidi"/>
                <w:b/>
                <w:bCs/>
                <w:color w:val="000000"/>
              </w:rPr>
            </w:pPr>
          </w:p>
        </w:tc>
        <w:tc>
          <w:tcPr>
            <w:tcW w:w="685" w:type="dxa"/>
            <w:tcBorders>
              <w:top w:val="single" w:sz="4" w:space="0" w:color="auto"/>
            </w:tcBorders>
          </w:tcPr>
          <w:p w14:paraId="05AE7FF1" w14:textId="77777777" w:rsidR="00320823" w:rsidRPr="004F34BC" w:rsidRDefault="00320823" w:rsidP="00330C72">
            <w:pPr>
              <w:snapToGrid w:val="0"/>
              <w:spacing w:before="96" w:after="72"/>
              <w:jc w:val="center"/>
              <w:rPr>
                <w:rFonts w:cstheme="minorBidi"/>
                <w:b/>
                <w:bCs/>
                <w:color w:val="000000"/>
              </w:rPr>
            </w:pPr>
          </w:p>
        </w:tc>
        <w:tc>
          <w:tcPr>
            <w:tcW w:w="900" w:type="dxa"/>
            <w:tcBorders>
              <w:top w:val="single" w:sz="4" w:space="0" w:color="auto"/>
            </w:tcBorders>
          </w:tcPr>
          <w:p w14:paraId="126EEFAF" w14:textId="77777777" w:rsidR="00320823" w:rsidRPr="004F34BC" w:rsidRDefault="00320823" w:rsidP="00330C72">
            <w:pPr>
              <w:snapToGrid w:val="0"/>
              <w:spacing w:before="96" w:after="72"/>
              <w:jc w:val="center"/>
              <w:rPr>
                <w:rFonts w:cstheme="minorBidi"/>
                <w:b/>
                <w:bCs/>
                <w:color w:val="000000"/>
              </w:rPr>
            </w:pPr>
          </w:p>
        </w:tc>
        <w:tc>
          <w:tcPr>
            <w:tcW w:w="1895" w:type="dxa"/>
            <w:tcBorders>
              <w:top w:val="single" w:sz="4" w:space="0" w:color="auto"/>
            </w:tcBorders>
          </w:tcPr>
          <w:p w14:paraId="44EDC9B7" w14:textId="77777777" w:rsidR="00320823" w:rsidRPr="004F34BC" w:rsidRDefault="00320823" w:rsidP="00330C72">
            <w:pPr>
              <w:snapToGrid w:val="0"/>
              <w:spacing w:before="96" w:after="72"/>
              <w:jc w:val="center"/>
              <w:rPr>
                <w:rFonts w:cstheme="minorBidi"/>
                <w:b/>
                <w:bCs/>
                <w:color w:val="000000"/>
              </w:rPr>
            </w:pPr>
          </w:p>
        </w:tc>
        <w:tc>
          <w:tcPr>
            <w:tcW w:w="1620" w:type="dxa"/>
            <w:tcBorders>
              <w:top w:val="single" w:sz="4" w:space="0" w:color="auto"/>
            </w:tcBorders>
          </w:tcPr>
          <w:p w14:paraId="716053B5" w14:textId="77777777" w:rsidR="00320823" w:rsidRPr="004F34BC" w:rsidRDefault="00320823" w:rsidP="00330C72">
            <w:pPr>
              <w:snapToGrid w:val="0"/>
              <w:spacing w:before="96" w:after="72"/>
              <w:jc w:val="center"/>
              <w:rPr>
                <w:rFonts w:cstheme="minorBidi"/>
                <w:b/>
                <w:bCs/>
                <w:color w:val="000000"/>
              </w:rPr>
            </w:pPr>
          </w:p>
        </w:tc>
        <w:tc>
          <w:tcPr>
            <w:tcW w:w="710" w:type="dxa"/>
            <w:tcBorders>
              <w:top w:val="single" w:sz="4" w:space="0" w:color="auto"/>
            </w:tcBorders>
          </w:tcPr>
          <w:p w14:paraId="17784BFB" w14:textId="77777777" w:rsidR="00320823" w:rsidRPr="004F34BC" w:rsidRDefault="00320823" w:rsidP="00330C72">
            <w:pPr>
              <w:snapToGrid w:val="0"/>
              <w:spacing w:before="96" w:after="72"/>
              <w:jc w:val="center"/>
              <w:rPr>
                <w:rFonts w:cstheme="minorBidi"/>
                <w:b/>
                <w:bCs/>
                <w:color w:val="000000"/>
              </w:rPr>
            </w:pPr>
          </w:p>
        </w:tc>
        <w:tc>
          <w:tcPr>
            <w:tcW w:w="1232" w:type="dxa"/>
            <w:tcBorders>
              <w:top w:val="single" w:sz="4" w:space="0" w:color="auto"/>
            </w:tcBorders>
          </w:tcPr>
          <w:p w14:paraId="7D078E28" w14:textId="77777777" w:rsidR="00320823" w:rsidRPr="004F34BC" w:rsidRDefault="00320823" w:rsidP="00330C72">
            <w:pPr>
              <w:snapToGrid w:val="0"/>
              <w:spacing w:before="96" w:after="72"/>
              <w:jc w:val="center"/>
              <w:rPr>
                <w:rFonts w:cstheme="minorBidi"/>
                <w:b/>
                <w:bCs/>
                <w:color w:val="000000"/>
              </w:rPr>
            </w:pPr>
          </w:p>
        </w:tc>
        <w:tc>
          <w:tcPr>
            <w:tcW w:w="1408" w:type="dxa"/>
            <w:tcBorders>
              <w:top w:val="single" w:sz="4" w:space="0" w:color="auto"/>
              <w:right w:val="single" w:sz="4" w:space="0" w:color="auto"/>
            </w:tcBorders>
          </w:tcPr>
          <w:p w14:paraId="25E59AA8" w14:textId="77777777" w:rsidR="00320823" w:rsidRPr="004F34BC" w:rsidRDefault="00320823" w:rsidP="00330C72">
            <w:pPr>
              <w:snapToGrid w:val="0"/>
              <w:spacing w:before="96" w:after="72"/>
              <w:jc w:val="center"/>
              <w:rPr>
                <w:rFonts w:cstheme="minorBidi"/>
                <w:b/>
                <w:bCs/>
                <w:color w:val="000000"/>
              </w:rPr>
            </w:pPr>
          </w:p>
        </w:tc>
        <w:tc>
          <w:tcPr>
            <w:tcW w:w="1408" w:type="dxa"/>
            <w:tcBorders>
              <w:top w:val="single" w:sz="4" w:space="0" w:color="auto"/>
              <w:left w:val="single" w:sz="4" w:space="0" w:color="auto"/>
              <w:bottom w:val="single" w:sz="4" w:space="0" w:color="auto"/>
              <w:right w:val="single" w:sz="4" w:space="0" w:color="auto"/>
            </w:tcBorders>
            <w:vAlign w:val="center"/>
          </w:tcPr>
          <w:p w14:paraId="746AD7E6" w14:textId="77777777" w:rsidR="00320823" w:rsidRPr="004F34BC" w:rsidRDefault="00320823" w:rsidP="00330C72">
            <w:pPr>
              <w:snapToGrid w:val="0"/>
              <w:spacing w:before="96" w:after="72"/>
              <w:jc w:val="center"/>
              <w:rPr>
                <w:rFonts w:cstheme="minorBidi"/>
                <w:b/>
                <w:bCs/>
                <w:color w:val="000000"/>
              </w:rPr>
            </w:pPr>
            <w:r w:rsidRPr="3E1FA745">
              <w:rPr>
                <w:rFonts w:cstheme="minorBidi"/>
                <w:b/>
                <w:bCs/>
                <w:color w:val="000000" w:themeColor="text1"/>
              </w:rPr>
              <w:t>TOTAL</w:t>
            </w:r>
          </w:p>
        </w:tc>
        <w:tc>
          <w:tcPr>
            <w:tcW w:w="1634" w:type="dxa"/>
            <w:tcBorders>
              <w:top w:val="single" w:sz="4" w:space="0" w:color="auto"/>
              <w:left w:val="single" w:sz="4" w:space="0" w:color="auto"/>
              <w:bottom w:val="single" w:sz="4" w:space="0" w:color="auto"/>
              <w:right w:val="single" w:sz="4" w:space="0" w:color="auto"/>
            </w:tcBorders>
            <w:vAlign w:val="center"/>
          </w:tcPr>
          <w:p w14:paraId="41E98D96" w14:textId="77777777" w:rsidR="00320823" w:rsidRDefault="00320823" w:rsidP="00330C72">
            <w:pPr>
              <w:spacing w:before="96" w:after="72"/>
              <w:jc w:val="center"/>
            </w:pPr>
            <w:r>
              <w:rPr>
                <w:rFonts w:ascii="Calibri" w:hAnsi="Calibri" w:cs="Calibri"/>
                <w:b/>
                <w:bCs/>
                <w:color w:val="000000" w:themeColor="text1"/>
                <w:u w:val="single"/>
              </w:rPr>
              <w:t>66780</w:t>
            </w:r>
          </w:p>
        </w:tc>
      </w:tr>
    </w:tbl>
    <w:p w14:paraId="175B367C" w14:textId="77777777" w:rsidR="00320823" w:rsidRPr="004F34BC" w:rsidRDefault="00320823" w:rsidP="00320823">
      <w:pPr>
        <w:pStyle w:val="Title"/>
        <w:rPr>
          <w:sz w:val="40"/>
          <w:szCs w:val="40"/>
        </w:rPr>
      </w:pPr>
      <w:r w:rsidRPr="3E1FA745">
        <w:rPr>
          <w:sz w:val="40"/>
          <w:szCs w:val="40"/>
        </w:rPr>
        <w:t>(M030) Quarterly Estimated Cost Form (TL)</w:t>
      </w:r>
    </w:p>
    <w:tbl>
      <w:tblPr>
        <w:tblW w:w="14077" w:type="dxa"/>
        <w:tblInd w:w="30" w:type="dxa"/>
        <w:tblLayout w:type="fixed"/>
        <w:tblCellMar>
          <w:left w:w="30" w:type="dxa"/>
          <w:right w:w="30" w:type="dxa"/>
        </w:tblCellMar>
        <w:tblLook w:val="0000" w:firstRow="0" w:lastRow="0" w:firstColumn="0" w:lastColumn="0" w:noHBand="0" w:noVBand="0"/>
      </w:tblPr>
      <w:tblGrid>
        <w:gridCol w:w="5017"/>
        <w:gridCol w:w="2638"/>
        <w:gridCol w:w="2519"/>
        <w:gridCol w:w="1672"/>
        <w:gridCol w:w="2231"/>
      </w:tblGrid>
      <w:tr w:rsidR="00320823" w:rsidRPr="004F34BC" w14:paraId="108FC107" w14:textId="77777777" w:rsidTr="00330C72">
        <w:trPr>
          <w:cantSplit/>
          <w:trHeight w:val="381"/>
        </w:trPr>
        <w:tc>
          <w:tcPr>
            <w:tcW w:w="14077" w:type="dxa"/>
            <w:gridSpan w:val="5"/>
            <w:tcBorders>
              <w:top w:val="single" w:sz="4" w:space="0" w:color="000000" w:themeColor="text1"/>
              <w:left w:val="single" w:sz="8" w:space="0" w:color="000000" w:themeColor="text1"/>
              <w:bottom w:val="single" w:sz="4" w:space="0" w:color="auto"/>
              <w:right w:val="single" w:sz="8" w:space="0" w:color="000000" w:themeColor="text1"/>
            </w:tcBorders>
            <w:vAlign w:val="center"/>
          </w:tcPr>
          <w:p w14:paraId="2145DF2F" w14:textId="77777777" w:rsidR="00320823" w:rsidRPr="004F34BC" w:rsidRDefault="00320823" w:rsidP="00330C72">
            <w:pPr>
              <w:snapToGrid w:val="0"/>
              <w:spacing w:after="0"/>
              <w:rPr>
                <w:rFonts w:cstheme="minorBidi"/>
                <w:b/>
                <w:bCs/>
                <w:color w:val="000000"/>
              </w:rPr>
            </w:pPr>
            <w:r w:rsidRPr="511B7BA6">
              <w:rPr>
                <w:rFonts w:cstheme="minorBidi"/>
                <w:b/>
                <w:bCs/>
                <w:color w:val="000000" w:themeColor="text1"/>
              </w:rPr>
              <w:lastRenderedPageBreak/>
              <w:t>Project Name:</w:t>
            </w:r>
          </w:p>
        </w:tc>
      </w:tr>
      <w:tr w:rsidR="00320823" w:rsidRPr="004F34BC" w14:paraId="2A67DE6A" w14:textId="77777777" w:rsidTr="00330C72">
        <w:trPr>
          <w:cantSplit/>
          <w:trHeight w:val="254"/>
        </w:trPr>
        <w:tc>
          <w:tcPr>
            <w:tcW w:w="5017" w:type="dxa"/>
            <w:vMerge w:val="restart"/>
            <w:tcBorders>
              <w:top w:val="single" w:sz="4" w:space="0" w:color="auto"/>
              <w:left w:val="single" w:sz="8" w:space="0" w:color="000000" w:themeColor="text1"/>
              <w:bottom w:val="single" w:sz="4" w:space="0" w:color="000000" w:themeColor="text1"/>
            </w:tcBorders>
            <w:vAlign w:val="center"/>
          </w:tcPr>
          <w:p w14:paraId="75ECF0CC" w14:textId="77777777" w:rsidR="00320823" w:rsidRPr="004F34BC" w:rsidRDefault="00320823" w:rsidP="00330C72">
            <w:pPr>
              <w:snapToGrid w:val="0"/>
              <w:rPr>
                <w:rFonts w:cstheme="minorBidi"/>
                <w:b/>
                <w:bCs/>
                <w:color w:val="000000"/>
              </w:rPr>
            </w:pPr>
            <w:r w:rsidRPr="3E1FA745">
              <w:rPr>
                <w:rFonts w:cstheme="minorBidi"/>
                <w:b/>
                <w:bCs/>
                <w:color w:val="000000" w:themeColor="text1"/>
              </w:rPr>
              <w:t>Cost Item</w:t>
            </w:r>
          </w:p>
        </w:tc>
        <w:tc>
          <w:tcPr>
            <w:tcW w:w="5157" w:type="dxa"/>
            <w:gridSpan w:val="2"/>
            <w:tcBorders>
              <w:top w:val="single" w:sz="4" w:space="0" w:color="auto"/>
              <w:left w:val="single" w:sz="4" w:space="0" w:color="000000" w:themeColor="text1"/>
              <w:bottom w:val="single" w:sz="4" w:space="0" w:color="000000" w:themeColor="text1"/>
            </w:tcBorders>
            <w:vAlign w:val="center"/>
          </w:tcPr>
          <w:p w14:paraId="1DDEB859" w14:textId="77777777" w:rsidR="00320823" w:rsidRPr="004F34BC" w:rsidRDefault="00320823" w:rsidP="00330C72">
            <w:pPr>
              <w:snapToGrid w:val="0"/>
              <w:jc w:val="center"/>
              <w:rPr>
                <w:rFonts w:cstheme="minorBidi"/>
                <w:b/>
                <w:bCs/>
                <w:color w:val="000000"/>
              </w:rPr>
            </w:pPr>
            <w:r w:rsidRPr="6D05AC88">
              <w:rPr>
                <w:rFonts w:cstheme="minorBidi"/>
                <w:b/>
                <w:bCs/>
                <w:color w:val="000000" w:themeColor="text1"/>
              </w:rPr>
              <w:t>2023</w:t>
            </w:r>
          </w:p>
        </w:tc>
        <w:tc>
          <w:tcPr>
            <w:tcW w:w="1672" w:type="dxa"/>
            <w:vMerge w:val="restart"/>
            <w:tcBorders>
              <w:top w:val="single" w:sz="4" w:space="0" w:color="auto"/>
              <w:left w:val="single" w:sz="4" w:space="0" w:color="000000" w:themeColor="text1"/>
              <w:right w:val="single" w:sz="4" w:space="0" w:color="auto"/>
            </w:tcBorders>
            <w:vAlign w:val="center"/>
          </w:tcPr>
          <w:p w14:paraId="0452FA17" w14:textId="77777777" w:rsidR="00320823" w:rsidRPr="004F34BC" w:rsidRDefault="00320823" w:rsidP="00330C72">
            <w:pPr>
              <w:snapToGrid w:val="0"/>
              <w:jc w:val="center"/>
              <w:rPr>
                <w:rFonts w:cstheme="minorBidi"/>
                <w:b/>
                <w:bCs/>
                <w:color w:val="000000"/>
              </w:rPr>
            </w:pPr>
            <w:r w:rsidRPr="3E1FA745">
              <w:rPr>
                <w:rFonts w:cstheme="minorBidi"/>
                <w:b/>
                <w:bCs/>
                <w:color w:val="000000" w:themeColor="text1"/>
              </w:rPr>
              <w:t>TOTAL</w:t>
            </w:r>
          </w:p>
          <w:p w14:paraId="7E50E9F7" w14:textId="77777777" w:rsidR="00320823" w:rsidRPr="004F34BC" w:rsidRDefault="00320823" w:rsidP="00330C72">
            <w:pPr>
              <w:snapToGrid w:val="0"/>
              <w:jc w:val="center"/>
              <w:rPr>
                <w:rFonts w:cstheme="minorBidi"/>
                <w:b/>
                <w:bCs/>
                <w:color w:val="000000"/>
              </w:rPr>
            </w:pPr>
            <w:r w:rsidRPr="3E1FA745">
              <w:rPr>
                <w:rFonts w:cstheme="minorBidi"/>
                <w:b/>
                <w:bCs/>
                <w:color w:val="000000" w:themeColor="text1"/>
              </w:rPr>
              <w:t>(TL)</w:t>
            </w:r>
          </w:p>
        </w:tc>
        <w:tc>
          <w:tcPr>
            <w:tcW w:w="2231" w:type="dxa"/>
            <w:vMerge w:val="restart"/>
            <w:tcBorders>
              <w:top w:val="single" w:sz="4" w:space="0" w:color="auto"/>
              <w:left w:val="single" w:sz="4" w:space="0" w:color="auto"/>
              <w:bottom w:val="single" w:sz="4" w:space="0" w:color="auto"/>
              <w:right w:val="single" w:sz="4" w:space="0" w:color="auto"/>
            </w:tcBorders>
            <w:vAlign w:val="center"/>
          </w:tcPr>
          <w:p w14:paraId="012CAFFB" w14:textId="77777777" w:rsidR="00320823" w:rsidRPr="004F34BC" w:rsidRDefault="00320823" w:rsidP="00330C72">
            <w:pPr>
              <w:snapToGrid w:val="0"/>
              <w:jc w:val="center"/>
              <w:rPr>
                <w:rFonts w:cstheme="minorBidi"/>
                <w:b/>
                <w:bCs/>
                <w:color w:val="000000"/>
              </w:rPr>
            </w:pPr>
            <w:r w:rsidRPr="3E1FA745">
              <w:rPr>
                <w:rFonts w:cstheme="minorBidi"/>
                <w:b/>
                <w:bCs/>
                <w:color w:val="000000" w:themeColor="text1"/>
              </w:rPr>
              <w:t>TOTAL COST RATE OF CONTENTS (%)</w:t>
            </w:r>
          </w:p>
        </w:tc>
      </w:tr>
      <w:tr w:rsidR="00320823" w:rsidRPr="004F34BC" w14:paraId="427B6433" w14:textId="77777777" w:rsidTr="00330C72">
        <w:trPr>
          <w:cantSplit/>
          <w:trHeight w:val="287"/>
        </w:trPr>
        <w:tc>
          <w:tcPr>
            <w:tcW w:w="5017" w:type="dxa"/>
            <w:vMerge/>
            <w:vAlign w:val="center"/>
          </w:tcPr>
          <w:p w14:paraId="6DCC651E" w14:textId="77777777" w:rsidR="00320823" w:rsidRPr="004F34BC" w:rsidRDefault="00320823" w:rsidP="00330C72">
            <w:pPr>
              <w:rPr>
                <w:rFonts w:cstheme="minorHAnsi"/>
              </w:rPr>
            </w:pPr>
          </w:p>
        </w:tc>
        <w:tc>
          <w:tcPr>
            <w:tcW w:w="2638" w:type="dxa"/>
            <w:tcBorders>
              <w:left w:val="single" w:sz="4" w:space="0" w:color="000000" w:themeColor="text1"/>
              <w:bottom w:val="single" w:sz="4" w:space="0" w:color="000000" w:themeColor="text1"/>
            </w:tcBorders>
            <w:vAlign w:val="center"/>
          </w:tcPr>
          <w:p w14:paraId="555028B8" w14:textId="77777777" w:rsidR="00320823" w:rsidRPr="004F34BC" w:rsidRDefault="00320823" w:rsidP="00330C72">
            <w:pPr>
              <w:snapToGrid w:val="0"/>
              <w:jc w:val="center"/>
              <w:rPr>
                <w:rFonts w:cstheme="minorBidi"/>
                <w:b/>
                <w:bCs/>
                <w:color w:val="000000"/>
              </w:rPr>
            </w:pPr>
            <w:r w:rsidRPr="3E1FA745">
              <w:rPr>
                <w:rFonts w:cstheme="minorBidi"/>
                <w:b/>
                <w:bCs/>
                <w:color w:val="000000" w:themeColor="text1"/>
              </w:rPr>
              <w:t>I</w:t>
            </w:r>
          </w:p>
        </w:tc>
        <w:tc>
          <w:tcPr>
            <w:tcW w:w="2519" w:type="dxa"/>
            <w:tcBorders>
              <w:left w:val="single" w:sz="4" w:space="0" w:color="000000" w:themeColor="text1"/>
              <w:bottom w:val="single" w:sz="4" w:space="0" w:color="000000" w:themeColor="text1"/>
              <w:right w:val="single" w:sz="4" w:space="0" w:color="000000" w:themeColor="text1"/>
            </w:tcBorders>
            <w:vAlign w:val="center"/>
          </w:tcPr>
          <w:p w14:paraId="7F3703F7" w14:textId="77777777" w:rsidR="00320823" w:rsidRPr="004F34BC" w:rsidRDefault="00320823" w:rsidP="00330C72">
            <w:pPr>
              <w:snapToGrid w:val="0"/>
              <w:jc w:val="center"/>
              <w:rPr>
                <w:rFonts w:cstheme="minorBidi"/>
                <w:b/>
                <w:bCs/>
                <w:color w:val="000000"/>
              </w:rPr>
            </w:pPr>
            <w:r w:rsidRPr="3E1FA745">
              <w:rPr>
                <w:rFonts w:cstheme="minorBidi"/>
                <w:b/>
                <w:bCs/>
                <w:color w:val="000000" w:themeColor="text1"/>
              </w:rPr>
              <w:t>II</w:t>
            </w:r>
          </w:p>
        </w:tc>
        <w:tc>
          <w:tcPr>
            <w:tcW w:w="1672" w:type="dxa"/>
            <w:vMerge/>
            <w:vAlign w:val="center"/>
          </w:tcPr>
          <w:p w14:paraId="7CA014DC" w14:textId="77777777" w:rsidR="00320823" w:rsidRPr="004F34BC" w:rsidRDefault="00320823" w:rsidP="00330C72">
            <w:pPr>
              <w:snapToGrid w:val="0"/>
              <w:jc w:val="center"/>
              <w:rPr>
                <w:rFonts w:cstheme="minorHAnsi"/>
                <w:b/>
                <w:color w:val="000000"/>
              </w:rPr>
            </w:pPr>
          </w:p>
        </w:tc>
        <w:tc>
          <w:tcPr>
            <w:tcW w:w="2231" w:type="dxa"/>
            <w:vMerge/>
            <w:vAlign w:val="center"/>
          </w:tcPr>
          <w:p w14:paraId="244D3F20" w14:textId="77777777" w:rsidR="00320823" w:rsidRPr="004F34BC" w:rsidRDefault="00320823" w:rsidP="00330C72">
            <w:pPr>
              <w:rPr>
                <w:rFonts w:cstheme="minorHAnsi"/>
              </w:rPr>
            </w:pPr>
          </w:p>
        </w:tc>
      </w:tr>
      <w:tr w:rsidR="00320823" w:rsidRPr="004F34BC" w14:paraId="0F5EA0FC" w14:textId="77777777" w:rsidTr="00330C72">
        <w:trPr>
          <w:cantSplit/>
          <w:trHeight w:val="307"/>
        </w:trPr>
        <w:tc>
          <w:tcPr>
            <w:tcW w:w="5017" w:type="dxa"/>
            <w:tcBorders>
              <w:top w:val="single" w:sz="4" w:space="0" w:color="000000" w:themeColor="text1"/>
              <w:left w:val="single" w:sz="8" w:space="0" w:color="000000" w:themeColor="text1"/>
              <w:bottom w:val="single" w:sz="4" w:space="0" w:color="auto"/>
            </w:tcBorders>
            <w:vAlign w:val="center"/>
          </w:tcPr>
          <w:p w14:paraId="12BFCD80" w14:textId="77777777" w:rsidR="00320823" w:rsidRPr="004F34BC" w:rsidRDefault="00320823" w:rsidP="00330C72">
            <w:pPr>
              <w:snapToGrid w:val="0"/>
              <w:rPr>
                <w:rFonts w:cstheme="minorBidi"/>
                <w:b/>
                <w:bCs/>
                <w:color w:val="000000"/>
              </w:rPr>
            </w:pPr>
            <w:r w:rsidRPr="3E1FA745">
              <w:rPr>
                <w:rFonts w:cstheme="minorBidi"/>
                <w:b/>
                <w:bCs/>
                <w:color w:val="000000" w:themeColor="text1"/>
              </w:rPr>
              <w:t xml:space="preserve">Personnel </w:t>
            </w:r>
          </w:p>
        </w:tc>
        <w:tc>
          <w:tcPr>
            <w:tcW w:w="2638" w:type="dxa"/>
            <w:tcBorders>
              <w:top w:val="single" w:sz="4" w:space="0" w:color="000000" w:themeColor="text1"/>
              <w:left w:val="single" w:sz="4" w:space="0" w:color="000000" w:themeColor="text1"/>
              <w:bottom w:val="single" w:sz="4" w:space="0" w:color="auto"/>
            </w:tcBorders>
            <w:vAlign w:val="center"/>
          </w:tcPr>
          <w:p w14:paraId="633B5A3A" w14:textId="77777777" w:rsidR="00320823" w:rsidRDefault="00320823" w:rsidP="00330C72">
            <w:pPr>
              <w:jc w:val="right"/>
            </w:pPr>
            <w:r w:rsidRPr="6D05AC88">
              <w:rPr>
                <w:rFonts w:ascii="Calibri" w:hAnsi="Calibri" w:cs="Calibri"/>
                <w:color w:val="000000" w:themeColor="text1"/>
              </w:rPr>
              <w:t>20,000</w:t>
            </w:r>
          </w:p>
        </w:tc>
        <w:tc>
          <w:tcPr>
            <w:tcW w:w="2519"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77013BC8" w14:textId="77777777" w:rsidR="00320823" w:rsidRDefault="00320823" w:rsidP="00330C72">
            <w:pPr>
              <w:jc w:val="right"/>
            </w:pPr>
            <w:r w:rsidRPr="6D05AC88">
              <w:rPr>
                <w:rFonts w:ascii="Calibri" w:hAnsi="Calibri" w:cs="Calibri"/>
                <w:color w:val="000000" w:themeColor="text1"/>
              </w:rPr>
              <w:t>20,000</w:t>
            </w:r>
          </w:p>
        </w:tc>
        <w:tc>
          <w:tcPr>
            <w:tcW w:w="1672" w:type="dxa"/>
            <w:tcBorders>
              <w:top w:val="single" w:sz="4" w:space="0" w:color="000000" w:themeColor="text1"/>
              <w:left w:val="single" w:sz="4" w:space="0" w:color="000000" w:themeColor="text1"/>
              <w:bottom w:val="single" w:sz="4" w:space="0" w:color="auto"/>
            </w:tcBorders>
            <w:vAlign w:val="center"/>
          </w:tcPr>
          <w:p w14:paraId="055F6A43" w14:textId="77777777" w:rsidR="00320823" w:rsidRDefault="00320823" w:rsidP="00330C72">
            <w:pPr>
              <w:jc w:val="right"/>
            </w:pPr>
            <w:r w:rsidRPr="6D05AC88">
              <w:rPr>
                <w:rFonts w:ascii="Calibri" w:hAnsi="Calibri" w:cs="Calibri"/>
                <w:color w:val="000000" w:themeColor="text1"/>
              </w:rPr>
              <w:t>40,000</w:t>
            </w:r>
          </w:p>
        </w:tc>
        <w:tc>
          <w:tcPr>
            <w:tcW w:w="2231"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14:paraId="387C3088" w14:textId="77777777" w:rsidR="00320823" w:rsidRDefault="00320823" w:rsidP="00330C72">
            <w:pPr>
              <w:jc w:val="right"/>
            </w:pPr>
            <w:r w:rsidRPr="6D05AC88">
              <w:rPr>
                <w:rFonts w:ascii="Calibri" w:hAnsi="Calibri" w:cs="Calibri"/>
                <w:color w:val="000000" w:themeColor="text1"/>
              </w:rPr>
              <w:t>30</w:t>
            </w:r>
          </w:p>
        </w:tc>
      </w:tr>
      <w:tr w:rsidR="00320823" w:rsidRPr="004F34BC" w14:paraId="64DADBFA" w14:textId="77777777" w:rsidTr="00330C72">
        <w:trPr>
          <w:cantSplit/>
          <w:trHeight w:val="288"/>
        </w:trPr>
        <w:tc>
          <w:tcPr>
            <w:tcW w:w="5017" w:type="dxa"/>
            <w:tcBorders>
              <w:top w:val="single" w:sz="4" w:space="0" w:color="auto"/>
              <w:left w:val="single" w:sz="8" w:space="0" w:color="000000" w:themeColor="text1"/>
              <w:bottom w:val="single" w:sz="4" w:space="0" w:color="000000" w:themeColor="text1"/>
            </w:tcBorders>
            <w:vAlign w:val="center"/>
          </w:tcPr>
          <w:p w14:paraId="3C529347" w14:textId="77777777" w:rsidR="00320823" w:rsidRPr="004F34BC" w:rsidRDefault="00320823" w:rsidP="00330C72">
            <w:pPr>
              <w:snapToGrid w:val="0"/>
              <w:rPr>
                <w:rFonts w:cstheme="minorBidi"/>
                <w:b/>
                <w:bCs/>
                <w:color w:val="000000"/>
              </w:rPr>
            </w:pPr>
            <w:r w:rsidRPr="3E1FA745">
              <w:rPr>
                <w:rFonts w:cstheme="minorBidi"/>
                <w:b/>
                <w:bCs/>
                <w:color w:val="000000" w:themeColor="text1"/>
              </w:rPr>
              <w:t xml:space="preserve">Travel </w:t>
            </w:r>
          </w:p>
        </w:tc>
        <w:tc>
          <w:tcPr>
            <w:tcW w:w="2638" w:type="dxa"/>
            <w:tcBorders>
              <w:top w:val="single" w:sz="4" w:space="0" w:color="auto"/>
              <w:left w:val="single" w:sz="4" w:space="0" w:color="000000" w:themeColor="text1"/>
              <w:bottom w:val="single" w:sz="4" w:space="0" w:color="000000" w:themeColor="text1"/>
            </w:tcBorders>
            <w:vAlign w:val="center"/>
          </w:tcPr>
          <w:p w14:paraId="46E8D951" w14:textId="77777777" w:rsidR="00320823" w:rsidRDefault="00320823" w:rsidP="00330C72">
            <w:pPr>
              <w:jc w:val="right"/>
            </w:pPr>
            <w:r w:rsidRPr="6D05AC88">
              <w:rPr>
                <w:rFonts w:ascii="Calibri" w:hAnsi="Calibri" w:cs="Calibri"/>
                <w:color w:val="000000" w:themeColor="text1"/>
              </w:rPr>
              <w:t>500</w:t>
            </w:r>
          </w:p>
        </w:tc>
        <w:tc>
          <w:tcPr>
            <w:tcW w:w="2519"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14:paraId="6DE5E00D" w14:textId="77777777" w:rsidR="00320823" w:rsidRDefault="00320823" w:rsidP="00330C72">
            <w:pPr>
              <w:jc w:val="right"/>
            </w:pPr>
            <w:r w:rsidRPr="6D05AC88">
              <w:rPr>
                <w:rFonts w:ascii="Calibri" w:hAnsi="Calibri" w:cs="Calibri"/>
                <w:color w:val="000000" w:themeColor="text1"/>
              </w:rPr>
              <w:t>500</w:t>
            </w:r>
          </w:p>
        </w:tc>
        <w:tc>
          <w:tcPr>
            <w:tcW w:w="1672" w:type="dxa"/>
            <w:tcBorders>
              <w:top w:val="single" w:sz="4" w:space="0" w:color="auto"/>
              <w:left w:val="single" w:sz="4" w:space="0" w:color="000000" w:themeColor="text1"/>
              <w:bottom w:val="single" w:sz="4" w:space="0" w:color="000000" w:themeColor="text1"/>
            </w:tcBorders>
            <w:vAlign w:val="center"/>
          </w:tcPr>
          <w:p w14:paraId="26D13495" w14:textId="77777777" w:rsidR="00320823" w:rsidRDefault="00320823" w:rsidP="00330C72">
            <w:pPr>
              <w:jc w:val="right"/>
            </w:pPr>
            <w:r w:rsidRPr="6D05AC88">
              <w:rPr>
                <w:rFonts w:ascii="Calibri" w:hAnsi="Calibri" w:cs="Calibri"/>
                <w:color w:val="000000" w:themeColor="text1"/>
              </w:rPr>
              <w:t>1,000</w:t>
            </w:r>
          </w:p>
        </w:tc>
        <w:tc>
          <w:tcPr>
            <w:tcW w:w="22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DAF44C" w14:textId="77777777" w:rsidR="00320823" w:rsidRDefault="00320823" w:rsidP="00330C72">
            <w:pPr>
              <w:jc w:val="right"/>
            </w:pPr>
            <w:r w:rsidRPr="6D05AC88">
              <w:rPr>
                <w:rFonts w:ascii="Calibri" w:hAnsi="Calibri" w:cs="Calibri"/>
                <w:color w:val="000000" w:themeColor="text1"/>
              </w:rPr>
              <w:t>10</w:t>
            </w:r>
          </w:p>
        </w:tc>
      </w:tr>
      <w:tr w:rsidR="00320823" w:rsidRPr="004F34BC" w14:paraId="0834B134" w14:textId="77777777" w:rsidTr="00330C72">
        <w:trPr>
          <w:cantSplit/>
          <w:trHeight w:val="529"/>
        </w:trPr>
        <w:tc>
          <w:tcPr>
            <w:tcW w:w="5017" w:type="dxa"/>
            <w:tcBorders>
              <w:top w:val="single" w:sz="4" w:space="0" w:color="000000" w:themeColor="text1"/>
              <w:left w:val="single" w:sz="8" w:space="0" w:color="000000" w:themeColor="text1"/>
              <w:bottom w:val="single" w:sz="4" w:space="0" w:color="auto"/>
            </w:tcBorders>
            <w:vAlign w:val="center"/>
          </w:tcPr>
          <w:p w14:paraId="3B35F3E4" w14:textId="77777777" w:rsidR="00320823" w:rsidRPr="004F34BC" w:rsidRDefault="00320823" w:rsidP="00330C72">
            <w:pPr>
              <w:snapToGrid w:val="0"/>
              <w:rPr>
                <w:rFonts w:cstheme="minorBidi"/>
                <w:b/>
                <w:bCs/>
                <w:color w:val="000000"/>
              </w:rPr>
            </w:pPr>
            <w:r w:rsidRPr="3E1FA745">
              <w:rPr>
                <w:rFonts w:cstheme="minorBidi"/>
                <w:b/>
                <w:bCs/>
                <w:color w:val="000000" w:themeColor="text1"/>
              </w:rPr>
              <w:t>Instrument / Equipment / Software / Publications</w:t>
            </w:r>
          </w:p>
        </w:tc>
        <w:tc>
          <w:tcPr>
            <w:tcW w:w="2638" w:type="dxa"/>
            <w:tcBorders>
              <w:top w:val="single" w:sz="4" w:space="0" w:color="000000" w:themeColor="text1"/>
              <w:left w:val="single" w:sz="4" w:space="0" w:color="000000" w:themeColor="text1"/>
              <w:bottom w:val="single" w:sz="4" w:space="0" w:color="auto"/>
            </w:tcBorders>
            <w:vAlign w:val="center"/>
          </w:tcPr>
          <w:p w14:paraId="1FDA4527" w14:textId="77777777" w:rsidR="00320823" w:rsidRDefault="00320823" w:rsidP="00330C72">
            <w:pPr>
              <w:jc w:val="right"/>
            </w:pPr>
            <w:r w:rsidRPr="6D05AC88">
              <w:rPr>
                <w:rFonts w:ascii="Calibri" w:hAnsi="Calibri" w:cs="Calibri"/>
                <w:color w:val="000000" w:themeColor="text1"/>
              </w:rPr>
              <w:t>5,000</w:t>
            </w:r>
          </w:p>
        </w:tc>
        <w:tc>
          <w:tcPr>
            <w:tcW w:w="2519"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139B9C0C" w14:textId="77777777" w:rsidR="00320823" w:rsidRDefault="00320823" w:rsidP="00330C72">
            <w:pPr>
              <w:jc w:val="right"/>
            </w:pPr>
            <w:r w:rsidRPr="6D05AC88">
              <w:rPr>
                <w:rFonts w:ascii="Calibri" w:hAnsi="Calibri" w:cs="Calibri"/>
                <w:color w:val="000000" w:themeColor="text1"/>
              </w:rPr>
              <w:t>5,000</w:t>
            </w:r>
          </w:p>
        </w:tc>
        <w:tc>
          <w:tcPr>
            <w:tcW w:w="1672" w:type="dxa"/>
            <w:tcBorders>
              <w:top w:val="single" w:sz="4" w:space="0" w:color="000000" w:themeColor="text1"/>
              <w:left w:val="single" w:sz="4" w:space="0" w:color="000000" w:themeColor="text1"/>
              <w:bottom w:val="single" w:sz="4" w:space="0" w:color="auto"/>
            </w:tcBorders>
            <w:vAlign w:val="center"/>
          </w:tcPr>
          <w:p w14:paraId="53BE38A6" w14:textId="77777777" w:rsidR="00320823" w:rsidRDefault="00320823" w:rsidP="00330C72">
            <w:pPr>
              <w:jc w:val="right"/>
            </w:pPr>
            <w:r w:rsidRPr="6D05AC88">
              <w:rPr>
                <w:rFonts w:ascii="Calibri" w:hAnsi="Calibri" w:cs="Calibri"/>
                <w:color w:val="000000" w:themeColor="text1"/>
              </w:rPr>
              <w:t>10,000</w:t>
            </w:r>
          </w:p>
        </w:tc>
        <w:tc>
          <w:tcPr>
            <w:tcW w:w="22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900C4D" w14:textId="77777777" w:rsidR="00320823" w:rsidRDefault="00320823" w:rsidP="00330C72">
            <w:pPr>
              <w:jc w:val="right"/>
            </w:pPr>
            <w:r w:rsidRPr="6D05AC88">
              <w:rPr>
                <w:rFonts w:ascii="Calibri" w:hAnsi="Calibri" w:cs="Calibri"/>
                <w:color w:val="000000" w:themeColor="text1"/>
              </w:rPr>
              <w:t>30</w:t>
            </w:r>
          </w:p>
        </w:tc>
      </w:tr>
      <w:tr w:rsidR="00320823" w:rsidRPr="004F34BC" w14:paraId="7B146570" w14:textId="77777777" w:rsidTr="00330C72">
        <w:trPr>
          <w:cantSplit/>
          <w:trHeight w:val="542"/>
        </w:trPr>
        <w:tc>
          <w:tcPr>
            <w:tcW w:w="5017" w:type="dxa"/>
            <w:tcBorders>
              <w:top w:val="single" w:sz="4" w:space="0" w:color="auto"/>
              <w:left w:val="single" w:sz="8" w:space="0" w:color="000000" w:themeColor="text1"/>
              <w:bottom w:val="single" w:sz="4" w:space="0" w:color="auto"/>
            </w:tcBorders>
            <w:vAlign w:val="center"/>
          </w:tcPr>
          <w:p w14:paraId="687ED973" w14:textId="77777777" w:rsidR="00320823" w:rsidRPr="004F34BC" w:rsidRDefault="00320823" w:rsidP="00330C72">
            <w:pPr>
              <w:snapToGrid w:val="0"/>
              <w:rPr>
                <w:rFonts w:cstheme="minorBidi"/>
                <w:b/>
                <w:bCs/>
                <w:color w:val="000000"/>
              </w:rPr>
            </w:pPr>
            <w:r w:rsidRPr="3E1FA745">
              <w:rPr>
                <w:rFonts w:cstheme="minorBidi"/>
                <w:b/>
                <w:bCs/>
                <w:color w:val="000000" w:themeColor="text1"/>
              </w:rPr>
              <w:t>Domestic Works Made by R &amp; D and Testing Institutions</w:t>
            </w:r>
          </w:p>
        </w:tc>
        <w:tc>
          <w:tcPr>
            <w:tcW w:w="2638" w:type="dxa"/>
            <w:tcBorders>
              <w:top w:val="single" w:sz="4" w:space="0" w:color="auto"/>
              <w:left w:val="single" w:sz="4" w:space="0" w:color="000000" w:themeColor="text1"/>
              <w:bottom w:val="single" w:sz="4" w:space="0" w:color="auto"/>
            </w:tcBorders>
            <w:vAlign w:val="center"/>
          </w:tcPr>
          <w:p w14:paraId="65690E81" w14:textId="77777777" w:rsidR="00320823" w:rsidRDefault="00320823" w:rsidP="00330C72">
            <w:pPr>
              <w:jc w:val="right"/>
            </w:pPr>
            <w:r w:rsidRPr="6D05AC88">
              <w:rPr>
                <w:rFonts w:ascii="Calibri" w:hAnsi="Calibri" w:cs="Calibri"/>
                <w:color w:val="000000" w:themeColor="text1"/>
              </w:rPr>
              <w:t>10,000</w:t>
            </w:r>
          </w:p>
        </w:tc>
        <w:tc>
          <w:tcPr>
            <w:tcW w:w="2519" w:type="dxa"/>
            <w:tcBorders>
              <w:top w:val="single" w:sz="4" w:space="0" w:color="auto"/>
              <w:left w:val="single" w:sz="4" w:space="0" w:color="000000" w:themeColor="text1"/>
              <w:bottom w:val="single" w:sz="4" w:space="0" w:color="auto"/>
              <w:right w:val="single" w:sz="4" w:space="0" w:color="000000" w:themeColor="text1"/>
            </w:tcBorders>
            <w:vAlign w:val="center"/>
          </w:tcPr>
          <w:p w14:paraId="0A5E6320" w14:textId="77777777" w:rsidR="00320823" w:rsidRDefault="00320823" w:rsidP="00330C72">
            <w:pPr>
              <w:jc w:val="right"/>
            </w:pPr>
            <w:r w:rsidRPr="6D05AC88">
              <w:rPr>
                <w:rFonts w:ascii="Calibri" w:hAnsi="Calibri" w:cs="Calibri"/>
                <w:color w:val="000000" w:themeColor="text1"/>
              </w:rPr>
              <w:t>10,000</w:t>
            </w:r>
          </w:p>
        </w:tc>
        <w:tc>
          <w:tcPr>
            <w:tcW w:w="1672" w:type="dxa"/>
            <w:tcBorders>
              <w:top w:val="single" w:sz="4" w:space="0" w:color="auto"/>
              <w:left w:val="single" w:sz="4" w:space="0" w:color="000000" w:themeColor="text1"/>
              <w:bottom w:val="single" w:sz="4" w:space="0" w:color="auto"/>
            </w:tcBorders>
            <w:vAlign w:val="center"/>
          </w:tcPr>
          <w:p w14:paraId="620D8A8E" w14:textId="77777777" w:rsidR="00320823" w:rsidRDefault="00320823" w:rsidP="00330C72">
            <w:pPr>
              <w:jc w:val="right"/>
            </w:pPr>
            <w:r w:rsidRPr="6D05AC88">
              <w:rPr>
                <w:rFonts w:ascii="Calibri" w:hAnsi="Calibri" w:cs="Calibri"/>
                <w:color w:val="000000" w:themeColor="text1"/>
              </w:rPr>
              <w:t>20,000</w:t>
            </w:r>
          </w:p>
        </w:tc>
        <w:tc>
          <w:tcPr>
            <w:tcW w:w="22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8951D0" w14:textId="77777777" w:rsidR="00320823" w:rsidRDefault="00320823" w:rsidP="00330C72">
            <w:pPr>
              <w:jc w:val="right"/>
            </w:pPr>
            <w:r w:rsidRPr="6D05AC88">
              <w:rPr>
                <w:rFonts w:ascii="Calibri" w:hAnsi="Calibri" w:cs="Calibri"/>
                <w:color w:val="000000" w:themeColor="text1"/>
              </w:rPr>
              <w:t>5</w:t>
            </w:r>
          </w:p>
        </w:tc>
      </w:tr>
      <w:tr w:rsidR="00320823" w:rsidRPr="004F34BC" w14:paraId="2AE3E11B" w14:textId="77777777" w:rsidTr="00330C72">
        <w:trPr>
          <w:cantSplit/>
          <w:trHeight w:val="460"/>
        </w:trPr>
        <w:tc>
          <w:tcPr>
            <w:tcW w:w="5017" w:type="dxa"/>
            <w:tcBorders>
              <w:top w:val="single" w:sz="4" w:space="0" w:color="auto"/>
              <w:left w:val="single" w:sz="8" w:space="0" w:color="000000" w:themeColor="text1"/>
              <w:bottom w:val="single" w:sz="4" w:space="0" w:color="auto"/>
            </w:tcBorders>
            <w:vAlign w:val="center"/>
          </w:tcPr>
          <w:p w14:paraId="58846176" w14:textId="77777777" w:rsidR="00320823" w:rsidRPr="004F34BC" w:rsidRDefault="00320823" w:rsidP="00330C72">
            <w:pPr>
              <w:snapToGrid w:val="0"/>
              <w:rPr>
                <w:rFonts w:cstheme="minorBidi"/>
                <w:b/>
                <w:bCs/>
                <w:color w:val="000000"/>
              </w:rPr>
            </w:pPr>
            <w:r w:rsidRPr="3E1FA745">
              <w:rPr>
                <w:rFonts w:cstheme="minorBidi"/>
                <w:b/>
                <w:bCs/>
                <w:color w:val="000000" w:themeColor="text1"/>
              </w:rPr>
              <w:t>International Works Made by R &amp; D and Testing Institutions</w:t>
            </w:r>
          </w:p>
        </w:tc>
        <w:tc>
          <w:tcPr>
            <w:tcW w:w="2638" w:type="dxa"/>
            <w:tcBorders>
              <w:top w:val="single" w:sz="4" w:space="0" w:color="auto"/>
              <w:left w:val="single" w:sz="4" w:space="0" w:color="000000" w:themeColor="text1"/>
              <w:bottom w:val="single" w:sz="4" w:space="0" w:color="auto"/>
            </w:tcBorders>
            <w:vAlign w:val="center"/>
          </w:tcPr>
          <w:p w14:paraId="699BDBBC" w14:textId="77777777" w:rsidR="00320823" w:rsidRDefault="00320823" w:rsidP="00330C72">
            <w:pPr>
              <w:jc w:val="right"/>
            </w:pPr>
            <w:r w:rsidRPr="6D05AC88">
              <w:rPr>
                <w:rFonts w:ascii="Calibri" w:hAnsi="Calibri" w:cs="Calibri"/>
                <w:color w:val="000000" w:themeColor="text1"/>
              </w:rPr>
              <w:t xml:space="preserve"> </w:t>
            </w:r>
          </w:p>
        </w:tc>
        <w:tc>
          <w:tcPr>
            <w:tcW w:w="2519" w:type="dxa"/>
            <w:tcBorders>
              <w:top w:val="single" w:sz="4" w:space="0" w:color="auto"/>
              <w:left w:val="single" w:sz="4" w:space="0" w:color="000000" w:themeColor="text1"/>
              <w:bottom w:val="single" w:sz="4" w:space="0" w:color="auto"/>
              <w:right w:val="single" w:sz="4" w:space="0" w:color="000000" w:themeColor="text1"/>
            </w:tcBorders>
            <w:vAlign w:val="center"/>
          </w:tcPr>
          <w:p w14:paraId="1B499C68" w14:textId="77777777" w:rsidR="00320823" w:rsidRDefault="00320823" w:rsidP="00330C72">
            <w:pPr>
              <w:jc w:val="right"/>
            </w:pPr>
            <w:r w:rsidRPr="6D05AC88">
              <w:rPr>
                <w:rFonts w:ascii="Calibri" w:hAnsi="Calibri" w:cs="Calibri"/>
                <w:color w:val="000000" w:themeColor="text1"/>
              </w:rPr>
              <w:t xml:space="preserve"> </w:t>
            </w:r>
          </w:p>
        </w:tc>
        <w:tc>
          <w:tcPr>
            <w:tcW w:w="1672" w:type="dxa"/>
            <w:tcBorders>
              <w:top w:val="single" w:sz="4" w:space="0" w:color="auto"/>
              <w:left w:val="single" w:sz="4" w:space="0" w:color="000000" w:themeColor="text1"/>
              <w:bottom w:val="single" w:sz="4" w:space="0" w:color="auto"/>
            </w:tcBorders>
            <w:vAlign w:val="center"/>
          </w:tcPr>
          <w:p w14:paraId="720204D7" w14:textId="77777777" w:rsidR="00320823" w:rsidRDefault="00320823" w:rsidP="00330C72">
            <w:pPr>
              <w:jc w:val="right"/>
            </w:pPr>
            <w:r w:rsidRPr="6D05AC88">
              <w:rPr>
                <w:rFonts w:ascii="Calibri" w:hAnsi="Calibri" w:cs="Calibri"/>
                <w:color w:val="000000" w:themeColor="text1"/>
              </w:rPr>
              <w:t xml:space="preserve"> </w:t>
            </w:r>
          </w:p>
        </w:tc>
        <w:tc>
          <w:tcPr>
            <w:tcW w:w="22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809BBF" w14:textId="77777777" w:rsidR="00320823" w:rsidRDefault="00320823" w:rsidP="00330C72">
            <w:pPr>
              <w:jc w:val="right"/>
            </w:pPr>
            <w:r w:rsidRPr="6D05AC88">
              <w:rPr>
                <w:rFonts w:ascii="Calibri" w:hAnsi="Calibri" w:cs="Calibri"/>
                <w:color w:val="000000" w:themeColor="text1"/>
              </w:rPr>
              <w:t xml:space="preserve"> </w:t>
            </w:r>
          </w:p>
        </w:tc>
      </w:tr>
      <w:tr w:rsidR="00320823" w:rsidRPr="004F34BC" w14:paraId="0A3CE5B4" w14:textId="77777777" w:rsidTr="00330C72">
        <w:trPr>
          <w:cantSplit/>
          <w:trHeight w:val="245"/>
        </w:trPr>
        <w:tc>
          <w:tcPr>
            <w:tcW w:w="5017" w:type="dxa"/>
            <w:tcBorders>
              <w:top w:val="single" w:sz="4" w:space="0" w:color="auto"/>
              <w:left w:val="single" w:sz="8" w:space="0" w:color="000000" w:themeColor="text1"/>
              <w:bottom w:val="single" w:sz="4" w:space="0" w:color="auto"/>
            </w:tcBorders>
            <w:vAlign w:val="center"/>
          </w:tcPr>
          <w:p w14:paraId="033F7FCF" w14:textId="77777777" w:rsidR="00320823" w:rsidRPr="004F34BC" w:rsidRDefault="00320823" w:rsidP="00330C72">
            <w:pPr>
              <w:snapToGrid w:val="0"/>
              <w:rPr>
                <w:rFonts w:cstheme="minorBidi"/>
                <w:b/>
                <w:bCs/>
                <w:color w:val="000000"/>
              </w:rPr>
            </w:pPr>
            <w:r w:rsidRPr="3E1FA745">
              <w:rPr>
                <w:rFonts w:cstheme="minorBidi"/>
                <w:b/>
                <w:bCs/>
                <w:color w:val="000000" w:themeColor="text1"/>
              </w:rPr>
              <w:t>Domestic Services Procurement</w:t>
            </w:r>
          </w:p>
        </w:tc>
        <w:tc>
          <w:tcPr>
            <w:tcW w:w="2638" w:type="dxa"/>
            <w:tcBorders>
              <w:top w:val="single" w:sz="4" w:space="0" w:color="auto"/>
              <w:left w:val="single" w:sz="4" w:space="0" w:color="000000" w:themeColor="text1"/>
              <w:bottom w:val="single" w:sz="4" w:space="0" w:color="auto"/>
            </w:tcBorders>
            <w:vAlign w:val="center"/>
          </w:tcPr>
          <w:p w14:paraId="3616E81D" w14:textId="77777777" w:rsidR="00320823" w:rsidRDefault="00320823" w:rsidP="00330C72">
            <w:pPr>
              <w:jc w:val="right"/>
            </w:pPr>
            <w:r w:rsidRPr="6D05AC88">
              <w:rPr>
                <w:rFonts w:ascii="Calibri" w:hAnsi="Calibri" w:cs="Calibri"/>
                <w:color w:val="000000" w:themeColor="text1"/>
              </w:rPr>
              <w:t>10,000</w:t>
            </w:r>
          </w:p>
        </w:tc>
        <w:tc>
          <w:tcPr>
            <w:tcW w:w="2519" w:type="dxa"/>
            <w:tcBorders>
              <w:top w:val="single" w:sz="4" w:space="0" w:color="auto"/>
              <w:left w:val="single" w:sz="4" w:space="0" w:color="000000" w:themeColor="text1"/>
              <w:bottom w:val="single" w:sz="4" w:space="0" w:color="auto"/>
              <w:right w:val="single" w:sz="4" w:space="0" w:color="000000" w:themeColor="text1"/>
            </w:tcBorders>
            <w:vAlign w:val="center"/>
          </w:tcPr>
          <w:p w14:paraId="27D3780E" w14:textId="77777777" w:rsidR="00320823" w:rsidRDefault="00320823" w:rsidP="00330C72">
            <w:pPr>
              <w:jc w:val="right"/>
            </w:pPr>
            <w:r w:rsidRPr="6D05AC88">
              <w:rPr>
                <w:rFonts w:ascii="Calibri" w:hAnsi="Calibri" w:cs="Calibri"/>
                <w:color w:val="000000" w:themeColor="text1"/>
              </w:rPr>
              <w:t>10,000</w:t>
            </w:r>
          </w:p>
        </w:tc>
        <w:tc>
          <w:tcPr>
            <w:tcW w:w="1672" w:type="dxa"/>
            <w:tcBorders>
              <w:top w:val="single" w:sz="4" w:space="0" w:color="auto"/>
              <w:left w:val="single" w:sz="4" w:space="0" w:color="000000" w:themeColor="text1"/>
              <w:bottom w:val="single" w:sz="4" w:space="0" w:color="auto"/>
            </w:tcBorders>
            <w:vAlign w:val="center"/>
          </w:tcPr>
          <w:p w14:paraId="76B1818E" w14:textId="77777777" w:rsidR="00320823" w:rsidRDefault="00320823" w:rsidP="00330C72">
            <w:pPr>
              <w:jc w:val="right"/>
            </w:pPr>
            <w:r w:rsidRPr="6D05AC88">
              <w:rPr>
                <w:rFonts w:ascii="Calibri" w:hAnsi="Calibri" w:cs="Calibri"/>
                <w:color w:val="000000" w:themeColor="text1"/>
              </w:rPr>
              <w:t>20,000</w:t>
            </w:r>
          </w:p>
        </w:tc>
        <w:tc>
          <w:tcPr>
            <w:tcW w:w="22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2C427F0" w14:textId="77777777" w:rsidR="00320823" w:rsidRDefault="00320823" w:rsidP="00330C72">
            <w:pPr>
              <w:jc w:val="right"/>
            </w:pPr>
            <w:r w:rsidRPr="6D05AC88">
              <w:rPr>
                <w:rFonts w:ascii="Calibri" w:hAnsi="Calibri" w:cs="Calibri"/>
                <w:color w:val="000000" w:themeColor="text1"/>
              </w:rPr>
              <w:t>5</w:t>
            </w:r>
          </w:p>
        </w:tc>
      </w:tr>
      <w:tr w:rsidR="00320823" w:rsidRPr="004F34BC" w14:paraId="7608A6E6" w14:textId="77777777" w:rsidTr="00330C72">
        <w:trPr>
          <w:cantSplit/>
          <w:trHeight w:val="318"/>
        </w:trPr>
        <w:tc>
          <w:tcPr>
            <w:tcW w:w="5017" w:type="dxa"/>
            <w:tcBorders>
              <w:top w:val="single" w:sz="4" w:space="0" w:color="auto"/>
              <w:left w:val="single" w:sz="8" w:space="0" w:color="000000" w:themeColor="text1"/>
              <w:bottom w:val="single" w:sz="4" w:space="0" w:color="auto"/>
            </w:tcBorders>
            <w:vAlign w:val="center"/>
          </w:tcPr>
          <w:p w14:paraId="5D44D0C1" w14:textId="77777777" w:rsidR="00320823" w:rsidRPr="004F34BC" w:rsidRDefault="00320823" w:rsidP="00330C72">
            <w:pPr>
              <w:snapToGrid w:val="0"/>
              <w:rPr>
                <w:rFonts w:cstheme="minorBidi"/>
                <w:b/>
                <w:bCs/>
                <w:color w:val="000000"/>
              </w:rPr>
            </w:pPr>
            <w:r w:rsidRPr="3E1FA745">
              <w:rPr>
                <w:rFonts w:cstheme="minorBidi"/>
                <w:b/>
                <w:bCs/>
                <w:color w:val="000000" w:themeColor="text1"/>
              </w:rPr>
              <w:t>Overseas Service Procurement</w:t>
            </w:r>
          </w:p>
        </w:tc>
        <w:tc>
          <w:tcPr>
            <w:tcW w:w="2638" w:type="dxa"/>
            <w:tcBorders>
              <w:top w:val="single" w:sz="4" w:space="0" w:color="auto"/>
              <w:left w:val="single" w:sz="4" w:space="0" w:color="000000" w:themeColor="text1"/>
              <w:bottom w:val="single" w:sz="4" w:space="0" w:color="auto"/>
            </w:tcBorders>
            <w:vAlign w:val="center"/>
          </w:tcPr>
          <w:p w14:paraId="340955F4" w14:textId="77777777" w:rsidR="00320823" w:rsidRDefault="00320823" w:rsidP="00330C72">
            <w:pPr>
              <w:jc w:val="right"/>
            </w:pPr>
            <w:r w:rsidRPr="6D05AC88">
              <w:rPr>
                <w:rFonts w:ascii="Calibri" w:hAnsi="Calibri" w:cs="Calibri"/>
                <w:color w:val="000000" w:themeColor="text1"/>
              </w:rPr>
              <w:t xml:space="preserve"> </w:t>
            </w:r>
          </w:p>
        </w:tc>
        <w:tc>
          <w:tcPr>
            <w:tcW w:w="2519" w:type="dxa"/>
            <w:tcBorders>
              <w:top w:val="single" w:sz="4" w:space="0" w:color="auto"/>
              <w:left w:val="single" w:sz="4" w:space="0" w:color="000000" w:themeColor="text1"/>
              <w:bottom w:val="single" w:sz="4" w:space="0" w:color="auto"/>
              <w:right w:val="single" w:sz="4" w:space="0" w:color="000000" w:themeColor="text1"/>
            </w:tcBorders>
            <w:vAlign w:val="center"/>
          </w:tcPr>
          <w:p w14:paraId="6533434F" w14:textId="77777777" w:rsidR="00320823" w:rsidRDefault="00320823" w:rsidP="00330C72">
            <w:pPr>
              <w:jc w:val="right"/>
            </w:pPr>
            <w:r w:rsidRPr="6D05AC88">
              <w:rPr>
                <w:rFonts w:ascii="Calibri" w:hAnsi="Calibri" w:cs="Calibri"/>
                <w:color w:val="000000" w:themeColor="text1"/>
              </w:rPr>
              <w:t xml:space="preserve"> </w:t>
            </w:r>
          </w:p>
        </w:tc>
        <w:tc>
          <w:tcPr>
            <w:tcW w:w="1672" w:type="dxa"/>
            <w:tcBorders>
              <w:top w:val="single" w:sz="4" w:space="0" w:color="auto"/>
              <w:left w:val="single" w:sz="4" w:space="0" w:color="000000" w:themeColor="text1"/>
              <w:bottom w:val="single" w:sz="4" w:space="0" w:color="auto"/>
            </w:tcBorders>
            <w:vAlign w:val="center"/>
          </w:tcPr>
          <w:p w14:paraId="7AAA2D73" w14:textId="77777777" w:rsidR="00320823" w:rsidRDefault="00320823" w:rsidP="00330C72">
            <w:pPr>
              <w:jc w:val="right"/>
            </w:pPr>
            <w:r w:rsidRPr="6D05AC88">
              <w:rPr>
                <w:rFonts w:ascii="Calibri" w:hAnsi="Calibri" w:cs="Calibri"/>
                <w:color w:val="000000" w:themeColor="text1"/>
              </w:rPr>
              <w:t xml:space="preserve"> </w:t>
            </w:r>
          </w:p>
        </w:tc>
        <w:tc>
          <w:tcPr>
            <w:tcW w:w="22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D9E895D" w14:textId="77777777" w:rsidR="00320823" w:rsidRDefault="00320823" w:rsidP="00330C72">
            <w:pPr>
              <w:jc w:val="right"/>
            </w:pPr>
            <w:r w:rsidRPr="6D05AC88">
              <w:rPr>
                <w:rFonts w:ascii="Calibri" w:hAnsi="Calibri" w:cs="Calibri"/>
                <w:color w:val="000000" w:themeColor="text1"/>
              </w:rPr>
              <w:t xml:space="preserve"> </w:t>
            </w:r>
          </w:p>
        </w:tc>
      </w:tr>
      <w:tr w:rsidR="00320823" w:rsidRPr="004F34BC" w14:paraId="3184F5D8" w14:textId="77777777" w:rsidTr="00330C72">
        <w:trPr>
          <w:cantSplit/>
          <w:trHeight w:val="355"/>
        </w:trPr>
        <w:tc>
          <w:tcPr>
            <w:tcW w:w="5017" w:type="dxa"/>
            <w:tcBorders>
              <w:top w:val="single" w:sz="4" w:space="0" w:color="auto"/>
              <w:left w:val="single" w:sz="8" w:space="0" w:color="000000" w:themeColor="text1"/>
            </w:tcBorders>
            <w:vAlign w:val="center"/>
          </w:tcPr>
          <w:p w14:paraId="44F7B7F8" w14:textId="77777777" w:rsidR="00320823" w:rsidRPr="004F34BC" w:rsidRDefault="00320823" w:rsidP="00330C72">
            <w:pPr>
              <w:snapToGrid w:val="0"/>
              <w:rPr>
                <w:rFonts w:cstheme="minorBidi"/>
                <w:b/>
                <w:bCs/>
                <w:color w:val="000000"/>
              </w:rPr>
            </w:pPr>
            <w:r w:rsidRPr="3E1FA745">
              <w:rPr>
                <w:rFonts w:cstheme="minorBidi"/>
                <w:b/>
                <w:bCs/>
                <w:color w:val="000000" w:themeColor="text1"/>
              </w:rPr>
              <w:t>Material</w:t>
            </w:r>
          </w:p>
        </w:tc>
        <w:tc>
          <w:tcPr>
            <w:tcW w:w="2638" w:type="dxa"/>
            <w:tcBorders>
              <w:top w:val="single" w:sz="4" w:space="0" w:color="auto"/>
              <w:left w:val="single" w:sz="4" w:space="0" w:color="000000" w:themeColor="text1"/>
            </w:tcBorders>
            <w:vAlign w:val="center"/>
          </w:tcPr>
          <w:p w14:paraId="6E598D04" w14:textId="77777777" w:rsidR="00320823" w:rsidRDefault="00320823" w:rsidP="00330C72">
            <w:pPr>
              <w:jc w:val="right"/>
            </w:pPr>
            <w:r w:rsidRPr="6D05AC88">
              <w:rPr>
                <w:rFonts w:ascii="Calibri" w:hAnsi="Calibri" w:cs="Calibri"/>
                <w:color w:val="000000" w:themeColor="text1"/>
              </w:rPr>
              <w:t>15,000</w:t>
            </w:r>
          </w:p>
        </w:tc>
        <w:tc>
          <w:tcPr>
            <w:tcW w:w="2519" w:type="dxa"/>
            <w:tcBorders>
              <w:top w:val="single" w:sz="4" w:space="0" w:color="auto"/>
              <w:left w:val="single" w:sz="4" w:space="0" w:color="000000" w:themeColor="text1"/>
              <w:right w:val="single" w:sz="4" w:space="0" w:color="000000" w:themeColor="text1"/>
            </w:tcBorders>
            <w:vAlign w:val="center"/>
          </w:tcPr>
          <w:p w14:paraId="7C83D02E" w14:textId="77777777" w:rsidR="00320823" w:rsidRDefault="00320823" w:rsidP="00330C72">
            <w:pPr>
              <w:jc w:val="right"/>
            </w:pPr>
            <w:r w:rsidRPr="6D05AC88">
              <w:rPr>
                <w:rFonts w:ascii="Calibri" w:hAnsi="Calibri" w:cs="Calibri"/>
                <w:color w:val="000000" w:themeColor="text1"/>
              </w:rPr>
              <w:t>15,000</w:t>
            </w:r>
          </w:p>
        </w:tc>
        <w:tc>
          <w:tcPr>
            <w:tcW w:w="1672" w:type="dxa"/>
            <w:tcBorders>
              <w:top w:val="single" w:sz="4" w:space="0" w:color="auto"/>
              <w:left w:val="single" w:sz="4" w:space="0" w:color="000000" w:themeColor="text1"/>
            </w:tcBorders>
            <w:vAlign w:val="center"/>
          </w:tcPr>
          <w:p w14:paraId="67D66D1E" w14:textId="77777777" w:rsidR="00320823" w:rsidRDefault="00320823" w:rsidP="00330C72">
            <w:pPr>
              <w:jc w:val="right"/>
            </w:pPr>
            <w:r w:rsidRPr="6D05AC88">
              <w:rPr>
                <w:rFonts w:ascii="Calibri" w:hAnsi="Calibri" w:cs="Calibri"/>
                <w:color w:val="000000" w:themeColor="text1"/>
              </w:rPr>
              <w:t>30,000</w:t>
            </w:r>
          </w:p>
        </w:tc>
        <w:tc>
          <w:tcPr>
            <w:tcW w:w="22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251435" w14:textId="77777777" w:rsidR="00320823" w:rsidRDefault="00320823" w:rsidP="00330C72">
            <w:pPr>
              <w:jc w:val="right"/>
            </w:pPr>
            <w:r w:rsidRPr="6D05AC88">
              <w:rPr>
                <w:rFonts w:ascii="Calibri" w:hAnsi="Calibri" w:cs="Calibri"/>
                <w:color w:val="000000" w:themeColor="text1"/>
              </w:rPr>
              <w:t>20</w:t>
            </w:r>
          </w:p>
        </w:tc>
      </w:tr>
      <w:tr w:rsidR="00320823" w:rsidRPr="004F34BC" w14:paraId="0F41CD48" w14:textId="77777777" w:rsidTr="00330C72">
        <w:trPr>
          <w:cantSplit/>
          <w:trHeight w:val="390"/>
        </w:trPr>
        <w:tc>
          <w:tcPr>
            <w:tcW w:w="5017" w:type="dxa"/>
            <w:tcBorders>
              <w:top w:val="single" w:sz="4" w:space="0" w:color="auto"/>
              <w:left w:val="single" w:sz="8" w:space="0" w:color="000000" w:themeColor="text1"/>
            </w:tcBorders>
            <w:vAlign w:val="center"/>
          </w:tcPr>
          <w:p w14:paraId="54D828F9" w14:textId="77777777" w:rsidR="00320823" w:rsidRPr="004F34BC" w:rsidRDefault="00320823" w:rsidP="00330C72">
            <w:pPr>
              <w:snapToGrid w:val="0"/>
              <w:spacing w:before="120" w:after="120"/>
              <w:rPr>
                <w:rFonts w:cstheme="minorBidi"/>
                <w:b/>
                <w:bCs/>
                <w:color w:val="000000"/>
              </w:rPr>
            </w:pPr>
            <w:r w:rsidRPr="3E1FA745">
              <w:rPr>
                <w:rFonts w:cstheme="minorBidi"/>
                <w:b/>
                <w:bCs/>
                <w:color w:val="000000" w:themeColor="text1"/>
              </w:rPr>
              <w:lastRenderedPageBreak/>
              <w:t>TOTAL COST</w:t>
            </w:r>
          </w:p>
        </w:tc>
        <w:tc>
          <w:tcPr>
            <w:tcW w:w="2638" w:type="dxa"/>
            <w:tcBorders>
              <w:top w:val="single" w:sz="4" w:space="0" w:color="auto"/>
              <w:left w:val="single" w:sz="4" w:space="0" w:color="000000" w:themeColor="text1"/>
            </w:tcBorders>
            <w:vAlign w:val="center"/>
          </w:tcPr>
          <w:p w14:paraId="03A8B991" w14:textId="77777777" w:rsidR="00320823" w:rsidRDefault="00320823" w:rsidP="00330C72">
            <w:pPr>
              <w:spacing w:before="120" w:after="120"/>
              <w:jc w:val="right"/>
            </w:pPr>
            <w:r w:rsidRPr="6D05AC88">
              <w:rPr>
                <w:rFonts w:ascii="Calibri" w:hAnsi="Calibri" w:cs="Calibri"/>
                <w:color w:val="000000" w:themeColor="text1"/>
              </w:rPr>
              <w:t>61,000</w:t>
            </w:r>
          </w:p>
        </w:tc>
        <w:tc>
          <w:tcPr>
            <w:tcW w:w="2519" w:type="dxa"/>
            <w:tcBorders>
              <w:top w:val="single" w:sz="4" w:space="0" w:color="auto"/>
              <w:left w:val="single" w:sz="4" w:space="0" w:color="000000" w:themeColor="text1"/>
              <w:right w:val="single" w:sz="4" w:space="0" w:color="000000" w:themeColor="text1"/>
            </w:tcBorders>
            <w:vAlign w:val="center"/>
          </w:tcPr>
          <w:p w14:paraId="7AE3B2BC" w14:textId="77777777" w:rsidR="00320823" w:rsidRDefault="00320823" w:rsidP="00330C72">
            <w:pPr>
              <w:spacing w:before="120" w:after="120"/>
              <w:jc w:val="right"/>
            </w:pPr>
            <w:r w:rsidRPr="6D05AC88">
              <w:rPr>
                <w:rFonts w:ascii="Calibri" w:hAnsi="Calibri" w:cs="Calibri"/>
                <w:color w:val="000000" w:themeColor="text1"/>
              </w:rPr>
              <w:t>61,000</w:t>
            </w:r>
          </w:p>
        </w:tc>
        <w:tc>
          <w:tcPr>
            <w:tcW w:w="1672" w:type="dxa"/>
            <w:tcBorders>
              <w:top w:val="single" w:sz="4" w:space="0" w:color="auto"/>
              <w:left w:val="single" w:sz="4" w:space="0" w:color="000000" w:themeColor="text1"/>
            </w:tcBorders>
            <w:vAlign w:val="center"/>
          </w:tcPr>
          <w:p w14:paraId="0C4CC5F2" w14:textId="77777777" w:rsidR="00320823" w:rsidRDefault="00320823" w:rsidP="00330C72">
            <w:pPr>
              <w:spacing w:before="120" w:after="120"/>
              <w:jc w:val="right"/>
            </w:pPr>
            <w:r w:rsidRPr="6D05AC88">
              <w:rPr>
                <w:rFonts w:ascii="Calibri" w:hAnsi="Calibri" w:cs="Calibri"/>
                <w:color w:val="000000" w:themeColor="text1"/>
              </w:rPr>
              <w:t>122,000</w:t>
            </w:r>
          </w:p>
        </w:tc>
        <w:tc>
          <w:tcPr>
            <w:tcW w:w="22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527AE6" w14:textId="77777777" w:rsidR="00320823" w:rsidRDefault="00320823" w:rsidP="00330C72">
            <w:pPr>
              <w:spacing w:before="120" w:after="120"/>
              <w:jc w:val="right"/>
            </w:pPr>
            <w:r w:rsidRPr="6D05AC88">
              <w:rPr>
                <w:rFonts w:ascii="Calibri" w:hAnsi="Calibri" w:cs="Calibri"/>
                <w:color w:val="000000" w:themeColor="text1"/>
              </w:rPr>
              <w:t>100</w:t>
            </w:r>
          </w:p>
        </w:tc>
      </w:tr>
      <w:tr w:rsidR="00320823" w:rsidRPr="004F34BC" w14:paraId="1ED99328" w14:textId="77777777" w:rsidTr="00330C72">
        <w:trPr>
          <w:cantSplit/>
          <w:trHeight w:val="342"/>
        </w:trPr>
        <w:tc>
          <w:tcPr>
            <w:tcW w:w="5017" w:type="dxa"/>
            <w:tcBorders>
              <w:top w:val="single" w:sz="4" w:space="0" w:color="000000" w:themeColor="text1"/>
              <w:left w:val="single" w:sz="8" w:space="0" w:color="000000" w:themeColor="text1"/>
              <w:bottom w:val="single" w:sz="4" w:space="0" w:color="000000" w:themeColor="text1"/>
            </w:tcBorders>
            <w:vAlign w:val="center"/>
          </w:tcPr>
          <w:p w14:paraId="6A6D0338" w14:textId="77777777" w:rsidR="00320823" w:rsidRPr="004F34BC" w:rsidRDefault="00320823" w:rsidP="00330C72">
            <w:pPr>
              <w:snapToGrid w:val="0"/>
              <w:spacing w:before="120" w:after="120"/>
              <w:rPr>
                <w:rFonts w:cstheme="minorBidi"/>
                <w:b/>
                <w:bCs/>
                <w:color w:val="000000"/>
              </w:rPr>
            </w:pPr>
            <w:r w:rsidRPr="3E1FA745">
              <w:rPr>
                <w:rFonts w:cstheme="minorBidi"/>
                <w:b/>
                <w:bCs/>
                <w:color w:val="000000" w:themeColor="text1"/>
              </w:rPr>
              <w:t>CUMULATIVE COST</w:t>
            </w:r>
          </w:p>
        </w:tc>
        <w:tc>
          <w:tcPr>
            <w:tcW w:w="2638" w:type="dxa"/>
            <w:tcBorders>
              <w:top w:val="single" w:sz="4" w:space="0" w:color="000000" w:themeColor="text1"/>
              <w:left w:val="single" w:sz="4" w:space="0" w:color="000000" w:themeColor="text1"/>
              <w:bottom w:val="single" w:sz="4" w:space="0" w:color="000000" w:themeColor="text1"/>
            </w:tcBorders>
            <w:vAlign w:val="center"/>
          </w:tcPr>
          <w:p w14:paraId="732160CB" w14:textId="77777777" w:rsidR="00320823" w:rsidRDefault="00320823" w:rsidP="00330C72">
            <w:pPr>
              <w:spacing w:before="120" w:after="120"/>
              <w:jc w:val="right"/>
            </w:pPr>
            <w:r w:rsidRPr="6D05AC88">
              <w:rPr>
                <w:rFonts w:ascii="Calibri" w:hAnsi="Calibri" w:cs="Calibri"/>
                <w:color w:val="000000" w:themeColor="text1"/>
              </w:rPr>
              <w:t xml:space="preserve"> </w:t>
            </w:r>
          </w:p>
        </w:tc>
        <w:tc>
          <w:tcPr>
            <w:tcW w:w="25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8B49B3" w14:textId="77777777" w:rsidR="00320823" w:rsidRDefault="00320823" w:rsidP="00330C72">
            <w:pPr>
              <w:spacing w:before="120" w:after="120"/>
              <w:jc w:val="right"/>
            </w:pPr>
            <w:r w:rsidRPr="6D05AC88">
              <w:rPr>
                <w:rFonts w:ascii="Calibri" w:hAnsi="Calibri" w:cs="Calibri"/>
                <w:color w:val="000000" w:themeColor="text1"/>
              </w:rPr>
              <w:t xml:space="preserve"> </w:t>
            </w:r>
          </w:p>
        </w:tc>
        <w:tc>
          <w:tcPr>
            <w:tcW w:w="1672" w:type="dxa"/>
            <w:tcBorders>
              <w:top w:val="single" w:sz="4" w:space="0" w:color="000000" w:themeColor="text1"/>
              <w:left w:val="single" w:sz="4" w:space="0" w:color="000000" w:themeColor="text1"/>
              <w:bottom w:val="single" w:sz="4" w:space="0" w:color="000000" w:themeColor="text1"/>
            </w:tcBorders>
            <w:vAlign w:val="center"/>
          </w:tcPr>
          <w:p w14:paraId="14973EE8" w14:textId="77777777" w:rsidR="00320823" w:rsidRDefault="00320823" w:rsidP="00330C72">
            <w:pPr>
              <w:spacing w:before="120" w:after="120"/>
              <w:jc w:val="right"/>
            </w:pPr>
            <w:r w:rsidRPr="6D05AC88">
              <w:rPr>
                <w:rFonts w:ascii="Calibri" w:hAnsi="Calibri" w:cs="Calibri"/>
                <w:color w:val="000000" w:themeColor="text1"/>
              </w:rPr>
              <w:t xml:space="preserve"> </w:t>
            </w:r>
          </w:p>
        </w:tc>
        <w:tc>
          <w:tcPr>
            <w:tcW w:w="22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50CD2" w14:textId="77777777" w:rsidR="00320823" w:rsidRDefault="00320823" w:rsidP="00330C72">
            <w:pPr>
              <w:spacing w:before="120" w:after="120"/>
              <w:jc w:val="right"/>
            </w:pPr>
            <w:r w:rsidRPr="6D05AC88">
              <w:rPr>
                <w:rFonts w:ascii="Calibri" w:hAnsi="Calibri" w:cs="Calibri"/>
                <w:color w:val="000000" w:themeColor="text1"/>
              </w:rPr>
              <w:t>100</w:t>
            </w:r>
          </w:p>
        </w:tc>
      </w:tr>
      <w:tr w:rsidR="00320823" w:rsidRPr="004F34BC" w14:paraId="6E59A13F" w14:textId="77777777" w:rsidTr="00330C72">
        <w:trPr>
          <w:cantSplit/>
          <w:trHeight w:val="337"/>
        </w:trPr>
        <w:tc>
          <w:tcPr>
            <w:tcW w:w="10174" w:type="dxa"/>
            <w:gridSpan w:val="3"/>
            <w:tcBorders>
              <w:top w:val="single" w:sz="4" w:space="0" w:color="000000" w:themeColor="text1"/>
              <w:left w:val="single" w:sz="8" w:space="0" w:color="000000" w:themeColor="text1"/>
              <w:bottom w:val="single" w:sz="8" w:space="0" w:color="000000" w:themeColor="text1"/>
            </w:tcBorders>
            <w:shd w:val="clear" w:color="auto" w:fill="auto"/>
            <w:vAlign w:val="center"/>
          </w:tcPr>
          <w:p w14:paraId="1BEF2838" w14:textId="77777777" w:rsidR="00320823" w:rsidRPr="004F34BC" w:rsidRDefault="00320823" w:rsidP="00330C72">
            <w:pPr>
              <w:snapToGrid w:val="0"/>
              <w:spacing w:before="120" w:after="120"/>
              <w:jc w:val="right"/>
              <w:rPr>
                <w:rFonts w:cstheme="minorBidi"/>
                <w:color w:val="000000"/>
                <w:vertAlign w:val="superscript"/>
              </w:rPr>
            </w:pPr>
            <w:r w:rsidRPr="3E1FA745">
              <w:rPr>
                <w:rFonts w:cstheme="minorBidi"/>
                <w:b/>
                <w:bCs/>
                <w:color w:val="000000" w:themeColor="text1"/>
              </w:rPr>
              <w:t>IN THE PROJECT TOTAL MAN-MONTH</w:t>
            </w:r>
          </w:p>
        </w:tc>
        <w:tc>
          <w:tcPr>
            <w:tcW w:w="390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E6B925" w14:textId="77777777" w:rsidR="00320823" w:rsidRPr="004F34BC" w:rsidRDefault="00320823" w:rsidP="00330C72">
            <w:pPr>
              <w:snapToGrid w:val="0"/>
              <w:spacing w:before="120" w:after="120"/>
              <w:jc w:val="right"/>
              <w:rPr>
                <w:rFonts w:cstheme="minorBidi"/>
                <w:color w:val="000000"/>
              </w:rPr>
            </w:pPr>
            <w:r w:rsidRPr="6D05AC88">
              <w:rPr>
                <w:rFonts w:cstheme="minorBidi"/>
                <w:color w:val="000000" w:themeColor="text1"/>
              </w:rPr>
              <w:t>121,500</w:t>
            </w:r>
          </w:p>
        </w:tc>
      </w:tr>
    </w:tbl>
    <w:p w14:paraId="7F8BE1CC" w14:textId="77777777" w:rsidR="00320823" w:rsidRPr="004F34BC" w:rsidRDefault="00320823" w:rsidP="00320823">
      <w:pPr>
        <w:sectPr w:rsidR="00320823" w:rsidRPr="004F34BC" w:rsidSect="005707C9">
          <w:pgSz w:w="16838" w:h="11906" w:orient="landscape"/>
          <w:pgMar w:top="1417" w:right="1417" w:bottom="1417" w:left="1417" w:header="708" w:footer="708" w:gutter="0"/>
          <w:cols w:space="708"/>
          <w:docGrid w:linePitch="360"/>
        </w:sectPr>
      </w:pPr>
    </w:p>
    <w:tbl>
      <w:tblPr>
        <w:tblStyle w:val="TableGrid"/>
        <w:tblpPr w:leftFromText="180" w:rightFromText="180" w:vertAnchor="page" w:horzAnchor="margin" w:tblpY="3226"/>
        <w:tblW w:w="8026" w:type="dxa"/>
        <w:tblLook w:val="04A0" w:firstRow="1" w:lastRow="0" w:firstColumn="1" w:lastColumn="0" w:noHBand="0" w:noVBand="1"/>
      </w:tblPr>
      <w:tblGrid>
        <w:gridCol w:w="2955"/>
        <w:gridCol w:w="5071"/>
      </w:tblGrid>
      <w:tr w:rsidR="00320823" w:rsidRPr="00F93200" w14:paraId="3745B20E" w14:textId="77777777" w:rsidTr="00330C72">
        <w:trPr>
          <w:trHeight w:val="64"/>
        </w:trPr>
        <w:tc>
          <w:tcPr>
            <w:tcW w:w="295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4624F50" w14:textId="77777777" w:rsidR="00320823" w:rsidRPr="00F93200" w:rsidRDefault="00320823" w:rsidP="00330C72">
            <w:pPr>
              <w:jc w:val="center"/>
              <w:rPr>
                <w:rFonts w:asciiTheme="majorBidi" w:hAnsiTheme="majorBidi" w:cstheme="majorBidi"/>
                <w:szCs w:val="24"/>
              </w:rPr>
            </w:pPr>
            <w:bookmarkStart w:id="1" w:name="_Hlk498093470"/>
            <w:bookmarkStart w:id="2" w:name="_Hlk119886118"/>
            <w:r w:rsidRPr="00F93200">
              <w:rPr>
                <w:rFonts w:asciiTheme="majorBidi" w:hAnsiTheme="majorBidi" w:cstheme="majorBidi"/>
                <w:szCs w:val="24"/>
                <w:lang w:eastAsia="tr-TR"/>
              </w:rPr>
              <w:lastRenderedPageBreak/>
              <w:t xml:space="preserve">Activity </w:t>
            </w:r>
          </w:p>
        </w:tc>
        <w:tc>
          <w:tcPr>
            <w:tcW w:w="507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A8981CF" w14:textId="77777777" w:rsidR="00320823" w:rsidRPr="00F93200" w:rsidRDefault="00320823" w:rsidP="00330C72">
            <w:pPr>
              <w:jc w:val="center"/>
              <w:rPr>
                <w:rFonts w:asciiTheme="majorBidi" w:hAnsiTheme="majorBidi" w:cstheme="majorBidi"/>
                <w:szCs w:val="24"/>
              </w:rPr>
            </w:pPr>
            <w:r w:rsidRPr="00F93200">
              <w:rPr>
                <w:rFonts w:asciiTheme="majorBidi" w:hAnsiTheme="majorBidi" w:cstheme="majorBidi"/>
                <w:szCs w:val="24"/>
              </w:rPr>
              <w:t>Task</w:t>
            </w:r>
          </w:p>
          <w:p w14:paraId="4845C28F" w14:textId="77777777" w:rsidR="00320823" w:rsidRPr="00F93200" w:rsidRDefault="00320823" w:rsidP="00330C72">
            <w:pPr>
              <w:jc w:val="center"/>
              <w:rPr>
                <w:rFonts w:asciiTheme="majorBidi" w:hAnsiTheme="majorBidi" w:cstheme="majorBidi"/>
                <w:szCs w:val="24"/>
              </w:rPr>
            </w:pPr>
            <w:r w:rsidRPr="00F93200">
              <w:rPr>
                <w:rFonts w:asciiTheme="majorBidi" w:hAnsiTheme="majorBidi" w:cstheme="majorBidi"/>
                <w:szCs w:val="24"/>
              </w:rPr>
              <w:t xml:space="preserve"> </w:t>
            </w:r>
          </w:p>
        </w:tc>
      </w:tr>
      <w:tr w:rsidR="00320823" w:rsidRPr="00F93200" w14:paraId="66D409F6" w14:textId="77777777" w:rsidTr="00330C72">
        <w:trPr>
          <w:trHeight w:val="518"/>
        </w:trPr>
        <w:tc>
          <w:tcPr>
            <w:tcW w:w="2955" w:type="dxa"/>
            <w:tcBorders>
              <w:top w:val="single" w:sz="4" w:space="0" w:color="auto"/>
              <w:left w:val="single" w:sz="4" w:space="0" w:color="auto"/>
              <w:bottom w:val="single" w:sz="4" w:space="0" w:color="auto"/>
              <w:right w:val="single" w:sz="4" w:space="0" w:color="auto"/>
            </w:tcBorders>
            <w:hideMark/>
          </w:tcPr>
          <w:p w14:paraId="07CC8F38" w14:textId="77777777" w:rsidR="00320823" w:rsidRPr="00F93200" w:rsidRDefault="00320823" w:rsidP="00330C72">
            <w:pPr>
              <w:jc w:val="center"/>
              <w:rPr>
                <w:rFonts w:asciiTheme="majorBidi" w:hAnsiTheme="majorBidi" w:cstheme="majorBidi"/>
                <w:szCs w:val="24"/>
              </w:rPr>
            </w:pPr>
            <w:r w:rsidRPr="00F93200">
              <w:rPr>
                <w:rFonts w:asciiTheme="majorBidi" w:hAnsiTheme="majorBidi" w:cstheme="majorBidi"/>
                <w:szCs w:val="24"/>
              </w:rPr>
              <w:t>A</w:t>
            </w:r>
          </w:p>
        </w:tc>
        <w:tc>
          <w:tcPr>
            <w:tcW w:w="5071" w:type="dxa"/>
            <w:tcBorders>
              <w:top w:val="single" w:sz="4" w:space="0" w:color="auto"/>
              <w:left w:val="single" w:sz="4" w:space="0" w:color="auto"/>
              <w:bottom w:val="single" w:sz="4" w:space="0" w:color="auto"/>
              <w:right w:val="single" w:sz="4" w:space="0" w:color="auto"/>
            </w:tcBorders>
            <w:hideMark/>
          </w:tcPr>
          <w:p w14:paraId="4D9EF970" w14:textId="77777777" w:rsidR="00320823" w:rsidRPr="00F93200" w:rsidRDefault="00320823" w:rsidP="00330C72">
            <w:pPr>
              <w:jc w:val="center"/>
              <w:rPr>
                <w:rFonts w:asciiTheme="majorBidi" w:hAnsiTheme="majorBidi" w:cstheme="majorBidi"/>
                <w:szCs w:val="24"/>
              </w:rPr>
            </w:pPr>
            <w:r w:rsidRPr="00F93200">
              <w:rPr>
                <w:rFonts w:asciiTheme="majorBidi" w:hAnsiTheme="majorBidi" w:cstheme="majorBidi"/>
                <w:szCs w:val="24"/>
              </w:rPr>
              <w:t>Project Feasibility and Pre-research</w:t>
            </w:r>
          </w:p>
        </w:tc>
      </w:tr>
      <w:tr w:rsidR="00320823" w:rsidRPr="00F93200" w14:paraId="6E037489" w14:textId="77777777" w:rsidTr="00330C72">
        <w:trPr>
          <w:trHeight w:val="428"/>
        </w:trPr>
        <w:tc>
          <w:tcPr>
            <w:tcW w:w="2955" w:type="dxa"/>
            <w:tcBorders>
              <w:top w:val="single" w:sz="4" w:space="0" w:color="auto"/>
              <w:left w:val="single" w:sz="4" w:space="0" w:color="auto"/>
              <w:bottom w:val="single" w:sz="4" w:space="0" w:color="auto"/>
              <w:right w:val="single" w:sz="4" w:space="0" w:color="auto"/>
            </w:tcBorders>
            <w:hideMark/>
          </w:tcPr>
          <w:p w14:paraId="6F8F1F1F" w14:textId="77777777" w:rsidR="00320823" w:rsidRPr="00F93200" w:rsidRDefault="00320823" w:rsidP="00330C72">
            <w:pPr>
              <w:jc w:val="center"/>
              <w:rPr>
                <w:rFonts w:asciiTheme="majorBidi" w:hAnsiTheme="majorBidi" w:cstheme="majorBidi"/>
                <w:szCs w:val="24"/>
              </w:rPr>
            </w:pPr>
            <w:r w:rsidRPr="00F93200">
              <w:rPr>
                <w:rFonts w:asciiTheme="majorBidi" w:hAnsiTheme="majorBidi" w:cstheme="majorBidi"/>
                <w:szCs w:val="24"/>
              </w:rPr>
              <w:t>B</w:t>
            </w:r>
          </w:p>
        </w:tc>
        <w:tc>
          <w:tcPr>
            <w:tcW w:w="5071" w:type="dxa"/>
            <w:tcBorders>
              <w:top w:val="single" w:sz="4" w:space="0" w:color="auto"/>
              <w:left w:val="single" w:sz="4" w:space="0" w:color="auto"/>
              <w:bottom w:val="single" w:sz="4" w:space="0" w:color="auto"/>
              <w:right w:val="single" w:sz="4" w:space="0" w:color="auto"/>
            </w:tcBorders>
            <w:hideMark/>
          </w:tcPr>
          <w:p w14:paraId="60A9D2A9" w14:textId="77777777" w:rsidR="00320823" w:rsidRPr="00F93200" w:rsidRDefault="00320823" w:rsidP="00330C72">
            <w:pPr>
              <w:jc w:val="center"/>
              <w:rPr>
                <w:rFonts w:asciiTheme="majorBidi" w:hAnsiTheme="majorBidi" w:cstheme="majorBidi"/>
                <w:szCs w:val="24"/>
              </w:rPr>
            </w:pPr>
            <w:r w:rsidRPr="00F93200">
              <w:rPr>
                <w:rFonts w:asciiTheme="majorBidi" w:hAnsiTheme="majorBidi" w:cstheme="majorBidi"/>
                <w:szCs w:val="24"/>
              </w:rPr>
              <w:t>Based System Design Technology (Design stage)</w:t>
            </w:r>
          </w:p>
        </w:tc>
      </w:tr>
      <w:tr w:rsidR="00320823" w:rsidRPr="00F93200" w14:paraId="5123E837" w14:textId="77777777" w:rsidTr="00330C72">
        <w:trPr>
          <w:trHeight w:val="437"/>
        </w:trPr>
        <w:tc>
          <w:tcPr>
            <w:tcW w:w="2955" w:type="dxa"/>
            <w:tcBorders>
              <w:top w:val="single" w:sz="4" w:space="0" w:color="auto"/>
              <w:left w:val="single" w:sz="4" w:space="0" w:color="auto"/>
              <w:bottom w:val="single" w:sz="4" w:space="0" w:color="auto"/>
              <w:right w:val="single" w:sz="4" w:space="0" w:color="auto"/>
            </w:tcBorders>
            <w:hideMark/>
          </w:tcPr>
          <w:p w14:paraId="159A8F21" w14:textId="77777777" w:rsidR="00320823" w:rsidRPr="00F93200" w:rsidRDefault="00320823" w:rsidP="00330C72">
            <w:pPr>
              <w:jc w:val="center"/>
              <w:rPr>
                <w:rFonts w:asciiTheme="majorBidi" w:hAnsiTheme="majorBidi" w:cstheme="majorBidi"/>
                <w:szCs w:val="24"/>
              </w:rPr>
            </w:pPr>
            <w:r w:rsidRPr="00F93200">
              <w:rPr>
                <w:rFonts w:asciiTheme="majorBidi" w:hAnsiTheme="majorBidi" w:cstheme="majorBidi"/>
                <w:szCs w:val="24"/>
              </w:rPr>
              <w:t>C</w:t>
            </w:r>
          </w:p>
        </w:tc>
        <w:tc>
          <w:tcPr>
            <w:tcW w:w="5071" w:type="dxa"/>
            <w:tcBorders>
              <w:top w:val="single" w:sz="4" w:space="0" w:color="auto"/>
              <w:left w:val="single" w:sz="4" w:space="0" w:color="auto"/>
              <w:bottom w:val="single" w:sz="4" w:space="0" w:color="auto"/>
              <w:right w:val="single" w:sz="4" w:space="0" w:color="auto"/>
            </w:tcBorders>
            <w:hideMark/>
          </w:tcPr>
          <w:p w14:paraId="65719311" w14:textId="77777777" w:rsidR="00320823" w:rsidRPr="00F93200" w:rsidRDefault="00320823" w:rsidP="00330C72">
            <w:pPr>
              <w:jc w:val="center"/>
              <w:rPr>
                <w:rFonts w:asciiTheme="majorBidi" w:hAnsiTheme="majorBidi" w:cstheme="majorBidi"/>
                <w:szCs w:val="24"/>
              </w:rPr>
            </w:pPr>
            <w:r w:rsidRPr="00F93200">
              <w:rPr>
                <w:rFonts w:asciiTheme="majorBidi" w:hAnsiTheme="majorBidi" w:cstheme="majorBidi"/>
                <w:szCs w:val="24"/>
              </w:rPr>
              <w:t>Development of System Software</w:t>
            </w:r>
          </w:p>
        </w:tc>
      </w:tr>
      <w:tr w:rsidR="00320823" w:rsidRPr="00F93200" w14:paraId="3B8D1648" w14:textId="77777777" w:rsidTr="00330C72">
        <w:trPr>
          <w:trHeight w:val="437"/>
        </w:trPr>
        <w:tc>
          <w:tcPr>
            <w:tcW w:w="2955" w:type="dxa"/>
            <w:tcBorders>
              <w:top w:val="single" w:sz="4" w:space="0" w:color="auto"/>
              <w:left w:val="single" w:sz="4" w:space="0" w:color="auto"/>
              <w:bottom w:val="single" w:sz="4" w:space="0" w:color="auto"/>
              <w:right w:val="single" w:sz="4" w:space="0" w:color="auto"/>
            </w:tcBorders>
            <w:hideMark/>
          </w:tcPr>
          <w:p w14:paraId="6990552D" w14:textId="77777777" w:rsidR="00320823" w:rsidRPr="00F93200" w:rsidRDefault="00320823" w:rsidP="00330C72">
            <w:pPr>
              <w:jc w:val="center"/>
              <w:rPr>
                <w:rFonts w:asciiTheme="majorBidi" w:hAnsiTheme="majorBidi" w:cstheme="majorBidi"/>
                <w:szCs w:val="24"/>
              </w:rPr>
            </w:pPr>
            <w:r w:rsidRPr="00F93200">
              <w:rPr>
                <w:rFonts w:asciiTheme="majorBidi" w:hAnsiTheme="majorBidi" w:cstheme="majorBidi"/>
                <w:szCs w:val="24"/>
              </w:rPr>
              <w:t>D</w:t>
            </w:r>
          </w:p>
        </w:tc>
        <w:tc>
          <w:tcPr>
            <w:tcW w:w="5071" w:type="dxa"/>
            <w:tcBorders>
              <w:top w:val="single" w:sz="4" w:space="0" w:color="auto"/>
              <w:left w:val="single" w:sz="4" w:space="0" w:color="auto"/>
              <w:bottom w:val="single" w:sz="4" w:space="0" w:color="auto"/>
              <w:right w:val="single" w:sz="4" w:space="0" w:color="auto"/>
            </w:tcBorders>
            <w:hideMark/>
          </w:tcPr>
          <w:p w14:paraId="61209F53" w14:textId="77777777" w:rsidR="00320823" w:rsidRPr="00F93200" w:rsidRDefault="00320823" w:rsidP="00330C72">
            <w:pPr>
              <w:jc w:val="center"/>
              <w:rPr>
                <w:rFonts w:asciiTheme="majorBidi" w:hAnsiTheme="majorBidi" w:cstheme="majorBidi"/>
                <w:szCs w:val="24"/>
              </w:rPr>
            </w:pPr>
            <w:r w:rsidRPr="00F93200">
              <w:rPr>
                <w:rFonts w:asciiTheme="majorBidi" w:hAnsiTheme="majorBidi" w:cstheme="majorBidi"/>
                <w:szCs w:val="24"/>
              </w:rPr>
              <w:t xml:space="preserve">Web System concept for software development </w:t>
            </w:r>
          </w:p>
        </w:tc>
      </w:tr>
      <w:tr w:rsidR="00320823" w:rsidRPr="00F93200" w14:paraId="6865C5B4" w14:textId="77777777" w:rsidTr="00330C72">
        <w:trPr>
          <w:trHeight w:val="365"/>
        </w:trPr>
        <w:tc>
          <w:tcPr>
            <w:tcW w:w="2955" w:type="dxa"/>
            <w:tcBorders>
              <w:top w:val="single" w:sz="4" w:space="0" w:color="auto"/>
              <w:left w:val="single" w:sz="4" w:space="0" w:color="auto"/>
              <w:bottom w:val="single" w:sz="4" w:space="0" w:color="auto"/>
              <w:right w:val="single" w:sz="4" w:space="0" w:color="auto"/>
            </w:tcBorders>
            <w:hideMark/>
          </w:tcPr>
          <w:p w14:paraId="2E9CADE9" w14:textId="77777777" w:rsidR="00320823" w:rsidRPr="00F93200" w:rsidRDefault="00320823" w:rsidP="00330C72">
            <w:pPr>
              <w:jc w:val="center"/>
              <w:rPr>
                <w:rFonts w:asciiTheme="majorBidi" w:hAnsiTheme="majorBidi" w:cstheme="majorBidi"/>
                <w:szCs w:val="24"/>
              </w:rPr>
            </w:pPr>
            <w:r w:rsidRPr="00F93200">
              <w:rPr>
                <w:rFonts w:asciiTheme="majorBidi" w:hAnsiTheme="majorBidi" w:cstheme="majorBidi"/>
                <w:szCs w:val="24"/>
              </w:rPr>
              <w:t>E</w:t>
            </w:r>
          </w:p>
        </w:tc>
        <w:tc>
          <w:tcPr>
            <w:tcW w:w="5071" w:type="dxa"/>
            <w:tcBorders>
              <w:top w:val="single" w:sz="4" w:space="0" w:color="auto"/>
              <w:left w:val="single" w:sz="4" w:space="0" w:color="auto"/>
              <w:bottom w:val="single" w:sz="4" w:space="0" w:color="auto"/>
              <w:right w:val="single" w:sz="4" w:space="0" w:color="auto"/>
            </w:tcBorders>
            <w:hideMark/>
          </w:tcPr>
          <w:p w14:paraId="4BC890BF" w14:textId="77777777" w:rsidR="00320823" w:rsidRPr="00F93200" w:rsidRDefault="00320823" w:rsidP="00330C72">
            <w:pPr>
              <w:jc w:val="center"/>
              <w:rPr>
                <w:rFonts w:asciiTheme="majorBidi" w:hAnsiTheme="majorBidi" w:cstheme="majorBidi"/>
                <w:szCs w:val="24"/>
              </w:rPr>
            </w:pPr>
            <w:r w:rsidRPr="00F93200">
              <w:rPr>
                <w:rFonts w:asciiTheme="majorBidi" w:hAnsiTheme="majorBidi" w:cstheme="majorBidi"/>
                <w:szCs w:val="24"/>
              </w:rPr>
              <w:t>Software integration</w:t>
            </w:r>
          </w:p>
        </w:tc>
      </w:tr>
      <w:tr w:rsidR="00320823" w:rsidRPr="00F93200" w14:paraId="5D2AC034" w14:textId="77777777" w:rsidTr="00330C72">
        <w:trPr>
          <w:trHeight w:val="437"/>
        </w:trPr>
        <w:tc>
          <w:tcPr>
            <w:tcW w:w="2955" w:type="dxa"/>
            <w:tcBorders>
              <w:top w:val="single" w:sz="4" w:space="0" w:color="auto"/>
              <w:left w:val="single" w:sz="4" w:space="0" w:color="auto"/>
              <w:bottom w:val="single" w:sz="4" w:space="0" w:color="auto"/>
              <w:right w:val="single" w:sz="4" w:space="0" w:color="auto"/>
            </w:tcBorders>
            <w:hideMark/>
          </w:tcPr>
          <w:p w14:paraId="235E6DD3" w14:textId="77777777" w:rsidR="00320823" w:rsidRPr="00F93200" w:rsidRDefault="00320823" w:rsidP="00330C72">
            <w:pPr>
              <w:jc w:val="center"/>
              <w:rPr>
                <w:rFonts w:asciiTheme="majorBidi" w:hAnsiTheme="majorBidi" w:cstheme="majorBidi"/>
                <w:szCs w:val="24"/>
              </w:rPr>
            </w:pPr>
            <w:r w:rsidRPr="00F93200">
              <w:rPr>
                <w:rFonts w:asciiTheme="majorBidi" w:hAnsiTheme="majorBidi" w:cstheme="majorBidi"/>
                <w:szCs w:val="24"/>
              </w:rPr>
              <w:t>F</w:t>
            </w:r>
          </w:p>
        </w:tc>
        <w:tc>
          <w:tcPr>
            <w:tcW w:w="5071" w:type="dxa"/>
            <w:tcBorders>
              <w:top w:val="single" w:sz="4" w:space="0" w:color="auto"/>
              <w:left w:val="single" w:sz="4" w:space="0" w:color="auto"/>
              <w:bottom w:val="single" w:sz="4" w:space="0" w:color="auto"/>
              <w:right w:val="single" w:sz="4" w:space="0" w:color="auto"/>
            </w:tcBorders>
            <w:hideMark/>
          </w:tcPr>
          <w:p w14:paraId="78A7EC8C" w14:textId="77777777" w:rsidR="00320823" w:rsidRPr="00F93200" w:rsidRDefault="00320823" w:rsidP="00330C72">
            <w:pPr>
              <w:jc w:val="center"/>
              <w:rPr>
                <w:rFonts w:asciiTheme="majorBidi" w:hAnsiTheme="majorBidi" w:cstheme="majorBidi"/>
                <w:szCs w:val="24"/>
              </w:rPr>
            </w:pPr>
            <w:r w:rsidRPr="00F93200">
              <w:rPr>
                <w:rFonts w:asciiTheme="majorBidi" w:hAnsiTheme="majorBidi" w:cstheme="majorBidi"/>
                <w:szCs w:val="24"/>
              </w:rPr>
              <w:t>Coding</w:t>
            </w:r>
          </w:p>
        </w:tc>
      </w:tr>
      <w:tr w:rsidR="00320823" w:rsidRPr="00F93200" w14:paraId="29DBF18B" w14:textId="77777777" w:rsidTr="00330C72">
        <w:trPr>
          <w:trHeight w:val="64"/>
        </w:trPr>
        <w:tc>
          <w:tcPr>
            <w:tcW w:w="2955" w:type="dxa"/>
            <w:tcBorders>
              <w:top w:val="single" w:sz="4" w:space="0" w:color="auto"/>
              <w:left w:val="single" w:sz="4" w:space="0" w:color="auto"/>
              <w:bottom w:val="single" w:sz="4" w:space="0" w:color="auto"/>
              <w:right w:val="single" w:sz="4" w:space="0" w:color="auto"/>
            </w:tcBorders>
            <w:hideMark/>
          </w:tcPr>
          <w:p w14:paraId="4C1C62C8" w14:textId="77777777" w:rsidR="00320823" w:rsidRPr="00F93200" w:rsidRDefault="00320823" w:rsidP="00330C72">
            <w:pPr>
              <w:jc w:val="center"/>
              <w:rPr>
                <w:rFonts w:asciiTheme="majorBidi" w:hAnsiTheme="majorBidi" w:cstheme="majorBidi"/>
                <w:szCs w:val="24"/>
              </w:rPr>
            </w:pPr>
            <w:r w:rsidRPr="00F93200">
              <w:rPr>
                <w:rFonts w:asciiTheme="majorBidi" w:hAnsiTheme="majorBidi" w:cstheme="majorBidi"/>
                <w:szCs w:val="24"/>
              </w:rPr>
              <w:t>G</w:t>
            </w:r>
          </w:p>
        </w:tc>
        <w:tc>
          <w:tcPr>
            <w:tcW w:w="5071" w:type="dxa"/>
            <w:tcBorders>
              <w:top w:val="single" w:sz="4" w:space="0" w:color="auto"/>
              <w:left w:val="single" w:sz="4" w:space="0" w:color="auto"/>
              <w:bottom w:val="single" w:sz="4" w:space="0" w:color="auto"/>
              <w:right w:val="single" w:sz="4" w:space="0" w:color="auto"/>
            </w:tcBorders>
            <w:hideMark/>
          </w:tcPr>
          <w:p w14:paraId="78066EF7" w14:textId="77777777" w:rsidR="00320823" w:rsidRPr="00F93200" w:rsidRDefault="00320823" w:rsidP="00330C72">
            <w:pPr>
              <w:jc w:val="center"/>
              <w:rPr>
                <w:rFonts w:asciiTheme="majorBidi" w:hAnsiTheme="majorBidi" w:cstheme="majorBidi"/>
                <w:szCs w:val="24"/>
              </w:rPr>
            </w:pPr>
            <w:r w:rsidRPr="00F93200">
              <w:rPr>
                <w:rFonts w:asciiTheme="majorBidi" w:hAnsiTheme="majorBidi" w:cstheme="majorBidi"/>
                <w:szCs w:val="24"/>
              </w:rPr>
              <w:t>Prototype implementation and test study and maintenance</w:t>
            </w:r>
          </w:p>
        </w:tc>
      </w:tr>
    </w:tbl>
    <w:bookmarkEnd w:id="1"/>
    <w:bookmarkEnd w:id="2"/>
    <w:p w14:paraId="75CE260D" w14:textId="77777777" w:rsidR="00320823" w:rsidRDefault="00320823" w:rsidP="00320823">
      <w:pPr>
        <w:pStyle w:val="Title"/>
        <w:rPr>
          <w:sz w:val="40"/>
          <w:szCs w:val="40"/>
        </w:rPr>
      </w:pPr>
      <w:r w:rsidRPr="3E1FA745">
        <w:rPr>
          <w:sz w:val="40"/>
          <w:szCs w:val="40"/>
        </w:rPr>
        <w:t>APPENDIX</w:t>
      </w:r>
    </w:p>
    <w:p w14:paraId="0096C8A6" w14:textId="77777777" w:rsidR="00320823" w:rsidRPr="00BA34E7" w:rsidRDefault="00320823" w:rsidP="00320823">
      <w:pPr>
        <w:rPr>
          <w:b/>
          <w:bCs/>
          <w:color w:val="44546A" w:themeColor="text2"/>
        </w:rPr>
      </w:pPr>
      <w:r w:rsidRPr="00BA34E7">
        <w:rPr>
          <w:b/>
          <w:bCs/>
          <w:color w:val="44546A" w:themeColor="text2"/>
        </w:rPr>
        <w:t xml:space="preserve">A1. CPM and Network Diagram </w:t>
      </w:r>
    </w:p>
    <w:p w14:paraId="339C289A" w14:textId="77777777" w:rsidR="00320823" w:rsidRPr="004D79C8" w:rsidRDefault="00320823" w:rsidP="00320823"/>
    <w:p w14:paraId="08CE5A71" w14:textId="77777777" w:rsidR="00320823" w:rsidRDefault="00320823" w:rsidP="00320823"/>
    <w:tbl>
      <w:tblPr>
        <w:tblStyle w:val="TableGrid"/>
        <w:tblpPr w:leftFromText="180" w:rightFromText="180" w:vertAnchor="page" w:horzAnchor="margin" w:tblpXSpec="center" w:tblpY="7351"/>
        <w:tblW w:w="10620" w:type="dxa"/>
        <w:tblLook w:val="04A0" w:firstRow="1" w:lastRow="0" w:firstColumn="1" w:lastColumn="0" w:noHBand="0" w:noVBand="1"/>
      </w:tblPr>
      <w:tblGrid>
        <w:gridCol w:w="1003"/>
        <w:gridCol w:w="1203"/>
        <w:gridCol w:w="1085"/>
        <w:gridCol w:w="1878"/>
        <w:gridCol w:w="1430"/>
        <w:gridCol w:w="1968"/>
        <w:gridCol w:w="2053"/>
      </w:tblGrid>
      <w:tr w:rsidR="00320823" w14:paraId="1ECB1CC7" w14:textId="77777777" w:rsidTr="00330C72">
        <w:trPr>
          <w:trHeight w:val="20"/>
        </w:trPr>
        <w:tc>
          <w:tcPr>
            <w:tcW w:w="1003" w:type="dxa"/>
            <w:tcBorders>
              <w:top w:val="single" w:sz="4" w:space="0" w:color="auto"/>
              <w:left w:val="single" w:sz="4" w:space="0" w:color="auto"/>
              <w:bottom w:val="single" w:sz="4" w:space="0" w:color="auto"/>
              <w:right w:val="single" w:sz="6" w:space="0" w:color="auto"/>
            </w:tcBorders>
            <w:shd w:val="clear" w:color="auto" w:fill="E7E6E6" w:themeFill="background2"/>
            <w:hideMark/>
          </w:tcPr>
          <w:p w14:paraId="6F704C65" w14:textId="77777777" w:rsidR="00320823" w:rsidRDefault="00320823" w:rsidP="00330C72">
            <w:pPr>
              <w:jc w:val="center"/>
            </w:pPr>
            <w:bookmarkStart w:id="3" w:name="_Hlk123230067"/>
            <w:r>
              <w:t xml:space="preserve">Activity </w:t>
            </w:r>
          </w:p>
        </w:tc>
        <w:tc>
          <w:tcPr>
            <w:tcW w:w="1203" w:type="dxa"/>
            <w:tcBorders>
              <w:top w:val="single" w:sz="4" w:space="0" w:color="auto"/>
              <w:left w:val="single" w:sz="6" w:space="0" w:color="auto"/>
              <w:bottom w:val="single" w:sz="4" w:space="0" w:color="auto"/>
              <w:right w:val="single" w:sz="4" w:space="0" w:color="auto"/>
            </w:tcBorders>
            <w:shd w:val="clear" w:color="auto" w:fill="E7E6E6" w:themeFill="background2"/>
            <w:hideMark/>
          </w:tcPr>
          <w:p w14:paraId="422FAEBF" w14:textId="77777777" w:rsidR="00320823" w:rsidRDefault="00320823" w:rsidP="00330C72">
            <w:pPr>
              <w:jc w:val="center"/>
            </w:pPr>
            <w:r>
              <w:t xml:space="preserve">Predicates </w:t>
            </w:r>
          </w:p>
        </w:tc>
        <w:tc>
          <w:tcPr>
            <w:tcW w:w="10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A4FB4C5" w14:textId="77777777" w:rsidR="00320823" w:rsidRDefault="00320823" w:rsidP="00330C72">
            <w:pPr>
              <w:jc w:val="center"/>
            </w:pPr>
            <w:r>
              <w:t xml:space="preserve">Duration </w:t>
            </w:r>
          </w:p>
        </w:tc>
        <w:tc>
          <w:tcPr>
            <w:tcW w:w="187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ED6CC2D" w14:textId="77777777" w:rsidR="00320823" w:rsidRDefault="00320823" w:rsidP="00330C72">
            <w:r>
              <w:t xml:space="preserve">Optimistic Time </w:t>
            </w:r>
          </w:p>
        </w:tc>
        <w:tc>
          <w:tcPr>
            <w:tcW w:w="143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1638F53" w14:textId="77777777" w:rsidR="00320823" w:rsidRDefault="00320823" w:rsidP="00330C72">
            <w:pPr>
              <w:jc w:val="center"/>
            </w:pPr>
            <w:r>
              <w:t xml:space="preserve">Most Likely </w:t>
            </w:r>
          </w:p>
        </w:tc>
        <w:tc>
          <w:tcPr>
            <w:tcW w:w="196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37E26BD" w14:textId="77777777" w:rsidR="00320823" w:rsidRDefault="00320823" w:rsidP="00330C72">
            <w:pPr>
              <w:jc w:val="center"/>
            </w:pPr>
            <w:r>
              <w:t xml:space="preserve">Pessimistic Time </w:t>
            </w:r>
          </w:p>
        </w:tc>
        <w:tc>
          <w:tcPr>
            <w:tcW w:w="205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9A0F45B" w14:textId="77777777" w:rsidR="00320823" w:rsidRDefault="00320823" w:rsidP="00330C72">
            <w:pPr>
              <w:jc w:val="center"/>
            </w:pPr>
            <w:r>
              <w:t xml:space="preserve">Expected Duration  </w:t>
            </w:r>
          </w:p>
        </w:tc>
      </w:tr>
      <w:tr w:rsidR="00320823" w14:paraId="4E59AC01" w14:textId="77777777" w:rsidTr="00330C72">
        <w:trPr>
          <w:trHeight w:val="335"/>
        </w:trPr>
        <w:tc>
          <w:tcPr>
            <w:tcW w:w="1003" w:type="dxa"/>
            <w:tcBorders>
              <w:top w:val="single" w:sz="4" w:space="0" w:color="auto"/>
              <w:left w:val="single" w:sz="4" w:space="0" w:color="auto"/>
              <w:bottom w:val="single" w:sz="4" w:space="0" w:color="auto"/>
              <w:right w:val="single" w:sz="6" w:space="0" w:color="auto"/>
            </w:tcBorders>
            <w:hideMark/>
          </w:tcPr>
          <w:p w14:paraId="711BD056" w14:textId="77777777" w:rsidR="00320823" w:rsidRDefault="00320823" w:rsidP="00330C72">
            <w:pPr>
              <w:jc w:val="center"/>
            </w:pPr>
            <w:r>
              <w:t>A</w:t>
            </w:r>
          </w:p>
        </w:tc>
        <w:tc>
          <w:tcPr>
            <w:tcW w:w="1203" w:type="dxa"/>
            <w:tcBorders>
              <w:top w:val="single" w:sz="4" w:space="0" w:color="auto"/>
              <w:left w:val="single" w:sz="6" w:space="0" w:color="auto"/>
              <w:bottom w:val="single" w:sz="4" w:space="0" w:color="auto"/>
              <w:right w:val="single" w:sz="4" w:space="0" w:color="auto"/>
            </w:tcBorders>
            <w:hideMark/>
          </w:tcPr>
          <w:p w14:paraId="53146F79" w14:textId="77777777" w:rsidR="00320823" w:rsidRDefault="00320823" w:rsidP="00330C72">
            <w:pPr>
              <w:jc w:val="center"/>
            </w:pPr>
            <w:r>
              <w:t>-</w:t>
            </w:r>
          </w:p>
        </w:tc>
        <w:tc>
          <w:tcPr>
            <w:tcW w:w="1085" w:type="dxa"/>
            <w:tcBorders>
              <w:top w:val="single" w:sz="4" w:space="0" w:color="auto"/>
              <w:left w:val="single" w:sz="4" w:space="0" w:color="auto"/>
              <w:bottom w:val="single" w:sz="4" w:space="0" w:color="auto"/>
              <w:right w:val="single" w:sz="4" w:space="0" w:color="auto"/>
            </w:tcBorders>
            <w:hideMark/>
          </w:tcPr>
          <w:p w14:paraId="52055517" w14:textId="77777777" w:rsidR="00320823" w:rsidRDefault="00320823" w:rsidP="00330C72">
            <w:pPr>
              <w:jc w:val="center"/>
            </w:pPr>
            <w:r>
              <w:t>12</w:t>
            </w:r>
          </w:p>
        </w:tc>
        <w:tc>
          <w:tcPr>
            <w:tcW w:w="1878" w:type="dxa"/>
            <w:tcBorders>
              <w:top w:val="single" w:sz="4" w:space="0" w:color="auto"/>
              <w:left w:val="single" w:sz="4" w:space="0" w:color="auto"/>
              <w:bottom w:val="single" w:sz="4" w:space="0" w:color="auto"/>
              <w:right w:val="single" w:sz="4" w:space="0" w:color="auto"/>
            </w:tcBorders>
            <w:hideMark/>
          </w:tcPr>
          <w:p w14:paraId="319E2EEB" w14:textId="77777777" w:rsidR="00320823" w:rsidRDefault="00320823" w:rsidP="00330C72">
            <w:pPr>
              <w:jc w:val="center"/>
            </w:pPr>
            <w:r>
              <w:t>10</w:t>
            </w:r>
          </w:p>
        </w:tc>
        <w:tc>
          <w:tcPr>
            <w:tcW w:w="1430" w:type="dxa"/>
            <w:tcBorders>
              <w:top w:val="single" w:sz="4" w:space="0" w:color="auto"/>
              <w:left w:val="single" w:sz="4" w:space="0" w:color="auto"/>
              <w:bottom w:val="single" w:sz="4" w:space="0" w:color="auto"/>
              <w:right w:val="single" w:sz="4" w:space="0" w:color="auto"/>
            </w:tcBorders>
            <w:hideMark/>
          </w:tcPr>
          <w:p w14:paraId="1C7AC5DD" w14:textId="77777777" w:rsidR="00320823" w:rsidRDefault="00320823" w:rsidP="00330C72">
            <w:pPr>
              <w:jc w:val="center"/>
            </w:pPr>
            <w:r>
              <w:t>12</w:t>
            </w:r>
          </w:p>
        </w:tc>
        <w:tc>
          <w:tcPr>
            <w:tcW w:w="1968" w:type="dxa"/>
            <w:tcBorders>
              <w:top w:val="single" w:sz="4" w:space="0" w:color="auto"/>
              <w:left w:val="single" w:sz="4" w:space="0" w:color="auto"/>
              <w:bottom w:val="single" w:sz="4" w:space="0" w:color="auto"/>
              <w:right w:val="single" w:sz="4" w:space="0" w:color="auto"/>
            </w:tcBorders>
            <w:hideMark/>
          </w:tcPr>
          <w:p w14:paraId="2D05769E" w14:textId="77777777" w:rsidR="00320823" w:rsidRDefault="00320823" w:rsidP="00330C72">
            <w:pPr>
              <w:jc w:val="center"/>
            </w:pPr>
            <w:r>
              <w:t>14</w:t>
            </w:r>
          </w:p>
        </w:tc>
        <w:tc>
          <w:tcPr>
            <w:tcW w:w="2053" w:type="dxa"/>
            <w:tcBorders>
              <w:top w:val="single" w:sz="4" w:space="0" w:color="auto"/>
              <w:left w:val="single" w:sz="4" w:space="0" w:color="auto"/>
              <w:bottom w:val="single" w:sz="4" w:space="0" w:color="auto"/>
              <w:right w:val="single" w:sz="4" w:space="0" w:color="auto"/>
            </w:tcBorders>
            <w:hideMark/>
          </w:tcPr>
          <w:p w14:paraId="45A4623E" w14:textId="77777777" w:rsidR="00320823" w:rsidRDefault="00320823" w:rsidP="00330C72">
            <w:pPr>
              <w:jc w:val="center"/>
            </w:pPr>
            <w:r>
              <w:t>12</w:t>
            </w:r>
          </w:p>
        </w:tc>
      </w:tr>
      <w:tr w:rsidR="00320823" w14:paraId="1427DFD1" w14:textId="77777777" w:rsidTr="00330C72">
        <w:trPr>
          <w:trHeight w:val="353"/>
        </w:trPr>
        <w:tc>
          <w:tcPr>
            <w:tcW w:w="1003" w:type="dxa"/>
            <w:tcBorders>
              <w:top w:val="single" w:sz="4" w:space="0" w:color="auto"/>
              <w:left w:val="single" w:sz="4" w:space="0" w:color="auto"/>
              <w:bottom w:val="single" w:sz="4" w:space="0" w:color="auto"/>
              <w:right w:val="single" w:sz="6" w:space="0" w:color="auto"/>
            </w:tcBorders>
            <w:hideMark/>
          </w:tcPr>
          <w:p w14:paraId="61288724" w14:textId="77777777" w:rsidR="00320823" w:rsidRDefault="00320823" w:rsidP="00330C72">
            <w:pPr>
              <w:jc w:val="center"/>
            </w:pPr>
            <w:r>
              <w:t>B</w:t>
            </w:r>
          </w:p>
        </w:tc>
        <w:tc>
          <w:tcPr>
            <w:tcW w:w="1203" w:type="dxa"/>
            <w:tcBorders>
              <w:top w:val="single" w:sz="4" w:space="0" w:color="auto"/>
              <w:left w:val="single" w:sz="6" w:space="0" w:color="auto"/>
              <w:bottom w:val="single" w:sz="4" w:space="0" w:color="auto"/>
              <w:right w:val="single" w:sz="4" w:space="0" w:color="auto"/>
            </w:tcBorders>
            <w:hideMark/>
          </w:tcPr>
          <w:p w14:paraId="6AD555AE" w14:textId="77777777" w:rsidR="00320823" w:rsidRDefault="00320823" w:rsidP="00330C72">
            <w:pPr>
              <w:jc w:val="center"/>
            </w:pPr>
            <w:r>
              <w:t>A</w:t>
            </w:r>
          </w:p>
        </w:tc>
        <w:tc>
          <w:tcPr>
            <w:tcW w:w="1085" w:type="dxa"/>
            <w:tcBorders>
              <w:top w:val="single" w:sz="4" w:space="0" w:color="auto"/>
              <w:left w:val="single" w:sz="4" w:space="0" w:color="auto"/>
              <w:bottom w:val="single" w:sz="4" w:space="0" w:color="auto"/>
              <w:right w:val="single" w:sz="4" w:space="0" w:color="auto"/>
            </w:tcBorders>
            <w:hideMark/>
          </w:tcPr>
          <w:p w14:paraId="1544D9BE" w14:textId="77777777" w:rsidR="00320823" w:rsidRDefault="00320823" w:rsidP="00330C72">
            <w:pPr>
              <w:jc w:val="center"/>
            </w:pPr>
            <w:r>
              <w:t>15</w:t>
            </w:r>
          </w:p>
        </w:tc>
        <w:tc>
          <w:tcPr>
            <w:tcW w:w="1878" w:type="dxa"/>
            <w:tcBorders>
              <w:top w:val="single" w:sz="4" w:space="0" w:color="auto"/>
              <w:left w:val="single" w:sz="4" w:space="0" w:color="auto"/>
              <w:bottom w:val="single" w:sz="4" w:space="0" w:color="auto"/>
              <w:right w:val="single" w:sz="4" w:space="0" w:color="auto"/>
            </w:tcBorders>
            <w:hideMark/>
          </w:tcPr>
          <w:p w14:paraId="0D62064C" w14:textId="77777777" w:rsidR="00320823" w:rsidRDefault="00320823" w:rsidP="00330C72">
            <w:pPr>
              <w:jc w:val="center"/>
            </w:pPr>
            <w:r>
              <w:t>13</w:t>
            </w:r>
          </w:p>
        </w:tc>
        <w:tc>
          <w:tcPr>
            <w:tcW w:w="1430" w:type="dxa"/>
            <w:tcBorders>
              <w:top w:val="single" w:sz="4" w:space="0" w:color="auto"/>
              <w:left w:val="single" w:sz="4" w:space="0" w:color="auto"/>
              <w:bottom w:val="single" w:sz="4" w:space="0" w:color="auto"/>
              <w:right w:val="single" w:sz="4" w:space="0" w:color="auto"/>
            </w:tcBorders>
            <w:hideMark/>
          </w:tcPr>
          <w:p w14:paraId="049854E6" w14:textId="77777777" w:rsidR="00320823" w:rsidRDefault="00320823" w:rsidP="00330C72">
            <w:pPr>
              <w:jc w:val="center"/>
            </w:pPr>
            <w:r>
              <w:t>15</w:t>
            </w:r>
          </w:p>
        </w:tc>
        <w:tc>
          <w:tcPr>
            <w:tcW w:w="1968" w:type="dxa"/>
            <w:tcBorders>
              <w:top w:val="single" w:sz="4" w:space="0" w:color="auto"/>
              <w:left w:val="single" w:sz="4" w:space="0" w:color="auto"/>
              <w:bottom w:val="single" w:sz="4" w:space="0" w:color="auto"/>
              <w:right w:val="single" w:sz="4" w:space="0" w:color="auto"/>
            </w:tcBorders>
            <w:hideMark/>
          </w:tcPr>
          <w:p w14:paraId="62FDB360" w14:textId="77777777" w:rsidR="00320823" w:rsidRDefault="00320823" w:rsidP="00330C72">
            <w:pPr>
              <w:jc w:val="center"/>
            </w:pPr>
            <w:r>
              <w:t>17</w:t>
            </w:r>
          </w:p>
        </w:tc>
        <w:tc>
          <w:tcPr>
            <w:tcW w:w="2053" w:type="dxa"/>
            <w:tcBorders>
              <w:top w:val="single" w:sz="4" w:space="0" w:color="auto"/>
              <w:left w:val="single" w:sz="4" w:space="0" w:color="auto"/>
              <w:bottom w:val="single" w:sz="4" w:space="0" w:color="auto"/>
              <w:right w:val="single" w:sz="4" w:space="0" w:color="auto"/>
            </w:tcBorders>
            <w:hideMark/>
          </w:tcPr>
          <w:p w14:paraId="39D75014" w14:textId="77777777" w:rsidR="00320823" w:rsidRDefault="00320823" w:rsidP="00330C72">
            <w:pPr>
              <w:jc w:val="center"/>
            </w:pPr>
            <w:r>
              <w:t>15</w:t>
            </w:r>
          </w:p>
        </w:tc>
      </w:tr>
      <w:tr w:rsidR="00320823" w14:paraId="4A36D779" w14:textId="77777777" w:rsidTr="00330C72">
        <w:trPr>
          <w:trHeight w:val="353"/>
        </w:trPr>
        <w:tc>
          <w:tcPr>
            <w:tcW w:w="1003" w:type="dxa"/>
            <w:tcBorders>
              <w:top w:val="single" w:sz="4" w:space="0" w:color="auto"/>
              <w:left w:val="single" w:sz="4" w:space="0" w:color="auto"/>
              <w:bottom w:val="single" w:sz="4" w:space="0" w:color="auto"/>
              <w:right w:val="single" w:sz="6" w:space="0" w:color="auto"/>
            </w:tcBorders>
            <w:hideMark/>
          </w:tcPr>
          <w:p w14:paraId="58C21284" w14:textId="77777777" w:rsidR="00320823" w:rsidRDefault="00320823" w:rsidP="00330C72">
            <w:pPr>
              <w:jc w:val="center"/>
            </w:pPr>
            <w:r>
              <w:t>C</w:t>
            </w:r>
          </w:p>
        </w:tc>
        <w:tc>
          <w:tcPr>
            <w:tcW w:w="1203" w:type="dxa"/>
            <w:tcBorders>
              <w:top w:val="single" w:sz="4" w:space="0" w:color="auto"/>
              <w:left w:val="single" w:sz="6" w:space="0" w:color="auto"/>
              <w:bottom w:val="single" w:sz="4" w:space="0" w:color="auto"/>
              <w:right w:val="single" w:sz="4" w:space="0" w:color="auto"/>
            </w:tcBorders>
            <w:hideMark/>
          </w:tcPr>
          <w:p w14:paraId="284D37A2" w14:textId="77777777" w:rsidR="00320823" w:rsidRDefault="00320823" w:rsidP="00330C72">
            <w:pPr>
              <w:jc w:val="center"/>
            </w:pPr>
            <w:r>
              <w:t>A</w:t>
            </w:r>
          </w:p>
        </w:tc>
        <w:tc>
          <w:tcPr>
            <w:tcW w:w="1085" w:type="dxa"/>
            <w:tcBorders>
              <w:top w:val="single" w:sz="4" w:space="0" w:color="auto"/>
              <w:left w:val="single" w:sz="4" w:space="0" w:color="auto"/>
              <w:bottom w:val="single" w:sz="4" w:space="0" w:color="auto"/>
              <w:right w:val="single" w:sz="4" w:space="0" w:color="auto"/>
            </w:tcBorders>
            <w:hideMark/>
          </w:tcPr>
          <w:p w14:paraId="355C07FC" w14:textId="77777777" w:rsidR="00320823" w:rsidRDefault="00320823" w:rsidP="00330C72">
            <w:pPr>
              <w:jc w:val="center"/>
            </w:pPr>
            <w:r>
              <w:t>19</w:t>
            </w:r>
          </w:p>
        </w:tc>
        <w:tc>
          <w:tcPr>
            <w:tcW w:w="1878" w:type="dxa"/>
            <w:tcBorders>
              <w:top w:val="single" w:sz="4" w:space="0" w:color="auto"/>
              <w:left w:val="single" w:sz="4" w:space="0" w:color="auto"/>
              <w:bottom w:val="single" w:sz="4" w:space="0" w:color="auto"/>
              <w:right w:val="single" w:sz="4" w:space="0" w:color="auto"/>
            </w:tcBorders>
            <w:hideMark/>
          </w:tcPr>
          <w:p w14:paraId="26AB28FD" w14:textId="77777777" w:rsidR="00320823" w:rsidRDefault="00320823" w:rsidP="00330C72">
            <w:pPr>
              <w:jc w:val="center"/>
            </w:pPr>
            <w:r>
              <w:t>16</w:t>
            </w:r>
          </w:p>
        </w:tc>
        <w:tc>
          <w:tcPr>
            <w:tcW w:w="1430" w:type="dxa"/>
            <w:tcBorders>
              <w:top w:val="single" w:sz="4" w:space="0" w:color="auto"/>
              <w:left w:val="single" w:sz="4" w:space="0" w:color="auto"/>
              <w:bottom w:val="single" w:sz="4" w:space="0" w:color="auto"/>
              <w:right w:val="single" w:sz="4" w:space="0" w:color="auto"/>
            </w:tcBorders>
            <w:hideMark/>
          </w:tcPr>
          <w:p w14:paraId="0F502E9B" w14:textId="77777777" w:rsidR="00320823" w:rsidRDefault="00320823" w:rsidP="00330C72">
            <w:pPr>
              <w:jc w:val="center"/>
            </w:pPr>
            <w:r>
              <w:t>19</w:t>
            </w:r>
          </w:p>
        </w:tc>
        <w:tc>
          <w:tcPr>
            <w:tcW w:w="1968" w:type="dxa"/>
            <w:tcBorders>
              <w:top w:val="single" w:sz="4" w:space="0" w:color="auto"/>
              <w:left w:val="single" w:sz="4" w:space="0" w:color="auto"/>
              <w:bottom w:val="single" w:sz="4" w:space="0" w:color="auto"/>
              <w:right w:val="single" w:sz="4" w:space="0" w:color="auto"/>
            </w:tcBorders>
            <w:hideMark/>
          </w:tcPr>
          <w:p w14:paraId="1218A8BC" w14:textId="77777777" w:rsidR="00320823" w:rsidRDefault="00320823" w:rsidP="00330C72">
            <w:pPr>
              <w:jc w:val="center"/>
            </w:pPr>
            <w:r>
              <w:t>22</w:t>
            </w:r>
          </w:p>
        </w:tc>
        <w:tc>
          <w:tcPr>
            <w:tcW w:w="2053" w:type="dxa"/>
            <w:tcBorders>
              <w:top w:val="single" w:sz="4" w:space="0" w:color="auto"/>
              <w:left w:val="single" w:sz="4" w:space="0" w:color="auto"/>
              <w:bottom w:val="single" w:sz="4" w:space="0" w:color="auto"/>
              <w:right w:val="single" w:sz="4" w:space="0" w:color="auto"/>
            </w:tcBorders>
            <w:hideMark/>
          </w:tcPr>
          <w:p w14:paraId="570DDF28" w14:textId="77777777" w:rsidR="00320823" w:rsidRDefault="00320823" w:rsidP="00330C72">
            <w:pPr>
              <w:jc w:val="center"/>
            </w:pPr>
            <w:r>
              <w:t>19</w:t>
            </w:r>
          </w:p>
        </w:tc>
      </w:tr>
      <w:tr w:rsidR="00320823" w14:paraId="12580978" w14:textId="77777777" w:rsidTr="00330C72">
        <w:trPr>
          <w:trHeight w:val="353"/>
        </w:trPr>
        <w:tc>
          <w:tcPr>
            <w:tcW w:w="1003" w:type="dxa"/>
            <w:tcBorders>
              <w:top w:val="single" w:sz="4" w:space="0" w:color="auto"/>
              <w:left w:val="single" w:sz="4" w:space="0" w:color="auto"/>
              <w:bottom w:val="single" w:sz="4" w:space="0" w:color="auto"/>
              <w:right w:val="single" w:sz="6" w:space="0" w:color="auto"/>
            </w:tcBorders>
            <w:hideMark/>
          </w:tcPr>
          <w:p w14:paraId="34F523E9" w14:textId="77777777" w:rsidR="00320823" w:rsidRDefault="00320823" w:rsidP="00330C72">
            <w:pPr>
              <w:jc w:val="center"/>
            </w:pPr>
            <w:r>
              <w:t>D</w:t>
            </w:r>
          </w:p>
        </w:tc>
        <w:tc>
          <w:tcPr>
            <w:tcW w:w="1203" w:type="dxa"/>
            <w:tcBorders>
              <w:top w:val="single" w:sz="4" w:space="0" w:color="auto"/>
              <w:left w:val="single" w:sz="6" w:space="0" w:color="auto"/>
              <w:bottom w:val="single" w:sz="4" w:space="0" w:color="auto"/>
              <w:right w:val="single" w:sz="4" w:space="0" w:color="auto"/>
            </w:tcBorders>
            <w:hideMark/>
          </w:tcPr>
          <w:p w14:paraId="3B6F6B26" w14:textId="77777777" w:rsidR="00320823" w:rsidRDefault="00320823" w:rsidP="00330C72">
            <w:pPr>
              <w:jc w:val="center"/>
            </w:pPr>
            <w:r>
              <w:t>C</w:t>
            </w:r>
          </w:p>
        </w:tc>
        <w:tc>
          <w:tcPr>
            <w:tcW w:w="1085" w:type="dxa"/>
            <w:tcBorders>
              <w:top w:val="single" w:sz="4" w:space="0" w:color="auto"/>
              <w:left w:val="single" w:sz="4" w:space="0" w:color="auto"/>
              <w:bottom w:val="single" w:sz="4" w:space="0" w:color="auto"/>
              <w:right w:val="single" w:sz="4" w:space="0" w:color="auto"/>
            </w:tcBorders>
            <w:hideMark/>
          </w:tcPr>
          <w:p w14:paraId="3C6E71EA" w14:textId="77777777" w:rsidR="00320823" w:rsidRDefault="00320823" w:rsidP="00330C72">
            <w:pPr>
              <w:jc w:val="center"/>
            </w:pPr>
            <w:r>
              <w:t>7</w:t>
            </w:r>
          </w:p>
        </w:tc>
        <w:tc>
          <w:tcPr>
            <w:tcW w:w="1878" w:type="dxa"/>
            <w:tcBorders>
              <w:top w:val="single" w:sz="4" w:space="0" w:color="auto"/>
              <w:left w:val="single" w:sz="4" w:space="0" w:color="auto"/>
              <w:bottom w:val="single" w:sz="4" w:space="0" w:color="auto"/>
              <w:right w:val="single" w:sz="4" w:space="0" w:color="auto"/>
            </w:tcBorders>
            <w:hideMark/>
          </w:tcPr>
          <w:p w14:paraId="7414E111" w14:textId="77777777" w:rsidR="00320823" w:rsidRDefault="00320823" w:rsidP="00330C72">
            <w:pPr>
              <w:jc w:val="center"/>
            </w:pPr>
            <w:r>
              <w:t>5</w:t>
            </w:r>
          </w:p>
        </w:tc>
        <w:tc>
          <w:tcPr>
            <w:tcW w:w="1430" w:type="dxa"/>
            <w:tcBorders>
              <w:top w:val="single" w:sz="4" w:space="0" w:color="auto"/>
              <w:left w:val="single" w:sz="4" w:space="0" w:color="auto"/>
              <w:bottom w:val="single" w:sz="4" w:space="0" w:color="auto"/>
              <w:right w:val="single" w:sz="4" w:space="0" w:color="auto"/>
            </w:tcBorders>
            <w:hideMark/>
          </w:tcPr>
          <w:p w14:paraId="600B38D1" w14:textId="77777777" w:rsidR="00320823" w:rsidRDefault="00320823" w:rsidP="00330C72">
            <w:pPr>
              <w:jc w:val="center"/>
            </w:pPr>
            <w:r>
              <w:t>7</w:t>
            </w:r>
          </w:p>
        </w:tc>
        <w:tc>
          <w:tcPr>
            <w:tcW w:w="1968" w:type="dxa"/>
            <w:tcBorders>
              <w:top w:val="single" w:sz="4" w:space="0" w:color="auto"/>
              <w:left w:val="single" w:sz="4" w:space="0" w:color="auto"/>
              <w:bottom w:val="single" w:sz="4" w:space="0" w:color="auto"/>
              <w:right w:val="single" w:sz="4" w:space="0" w:color="auto"/>
            </w:tcBorders>
            <w:hideMark/>
          </w:tcPr>
          <w:p w14:paraId="298F9CA5" w14:textId="77777777" w:rsidR="00320823" w:rsidRDefault="00320823" w:rsidP="00330C72">
            <w:pPr>
              <w:jc w:val="center"/>
            </w:pPr>
            <w:r>
              <w:t>9</w:t>
            </w:r>
          </w:p>
        </w:tc>
        <w:tc>
          <w:tcPr>
            <w:tcW w:w="2053" w:type="dxa"/>
            <w:tcBorders>
              <w:top w:val="single" w:sz="4" w:space="0" w:color="auto"/>
              <w:left w:val="single" w:sz="4" w:space="0" w:color="auto"/>
              <w:bottom w:val="single" w:sz="4" w:space="0" w:color="auto"/>
              <w:right w:val="single" w:sz="4" w:space="0" w:color="auto"/>
            </w:tcBorders>
            <w:hideMark/>
          </w:tcPr>
          <w:p w14:paraId="05791CF1" w14:textId="77777777" w:rsidR="00320823" w:rsidRDefault="00320823" w:rsidP="00330C72">
            <w:pPr>
              <w:jc w:val="center"/>
            </w:pPr>
            <w:r>
              <w:t>7</w:t>
            </w:r>
          </w:p>
        </w:tc>
      </w:tr>
      <w:tr w:rsidR="00320823" w14:paraId="54D72078" w14:textId="77777777" w:rsidTr="00330C72">
        <w:trPr>
          <w:trHeight w:val="353"/>
        </w:trPr>
        <w:tc>
          <w:tcPr>
            <w:tcW w:w="1003" w:type="dxa"/>
            <w:tcBorders>
              <w:top w:val="single" w:sz="4" w:space="0" w:color="auto"/>
              <w:left w:val="single" w:sz="4" w:space="0" w:color="auto"/>
              <w:bottom w:val="single" w:sz="4" w:space="0" w:color="auto"/>
              <w:right w:val="single" w:sz="6" w:space="0" w:color="auto"/>
            </w:tcBorders>
            <w:hideMark/>
          </w:tcPr>
          <w:p w14:paraId="566FF1BF" w14:textId="77777777" w:rsidR="00320823" w:rsidRDefault="00320823" w:rsidP="00330C72">
            <w:pPr>
              <w:jc w:val="center"/>
            </w:pPr>
            <w:r>
              <w:t>E</w:t>
            </w:r>
          </w:p>
        </w:tc>
        <w:tc>
          <w:tcPr>
            <w:tcW w:w="1203" w:type="dxa"/>
            <w:tcBorders>
              <w:top w:val="single" w:sz="4" w:space="0" w:color="auto"/>
              <w:left w:val="single" w:sz="6" w:space="0" w:color="auto"/>
              <w:bottom w:val="single" w:sz="4" w:space="0" w:color="auto"/>
              <w:right w:val="single" w:sz="4" w:space="0" w:color="auto"/>
            </w:tcBorders>
            <w:hideMark/>
          </w:tcPr>
          <w:p w14:paraId="1F9A0C39" w14:textId="77777777" w:rsidR="00320823" w:rsidRDefault="00320823" w:rsidP="00330C72">
            <w:pPr>
              <w:jc w:val="center"/>
            </w:pPr>
            <w:r>
              <w:t>B, C, D</w:t>
            </w:r>
          </w:p>
        </w:tc>
        <w:tc>
          <w:tcPr>
            <w:tcW w:w="1085" w:type="dxa"/>
            <w:tcBorders>
              <w:top w:val="single" w:sz="4" w:space="0" w:color="auto"/>
              <w:left w:val="single" w:sz="4" w:space="0" w:color="auto"/>
              <w:bottom w:val="single" w:sz="4" w:space="0" w:color="auto"/>
              <w:right w:val="single" w:sz="4" w:space="0" w:color="auto"/>
            </w:tcBorders>
            <w:hideMark/>
          </w:tcPr>
          <w:p w14:paraId="73D3A665" w14:textId="77777777" w:rsidR="00320823" w:rsidRDefault="00320823" w:rsidP="00330C72">
            <w:pPr>
              <w:jc w:val="center"/>
            </w:pPr>
            <w:r>
              <w:t>5</w:t>
            </w:r>
          </w:p>
        </w:tc>
        <w:tc>
          <w:tcPr>
            <w:tcW w:w="1878" w:type="dxa"/>
            <w:tcBorders>
              <w:top w:val="single" w:sz="4" w:space="0" w:color="auto"/>
              <w:left w:val="single" w:sz="4" w:space="0" w:color="auto"/>
              <w:bottom w:val="single" w:sz="4" w:space="0" w:color="auto"/>
              <w:right w:val="single" w:sz="4" w:space="0" w:color="auto"/>
            </w:tcBorders>
            <w:hideMark/>
          </w:tcPr>
          <w:p w14:paraId="19A359AB" w14:textId="77777777" w:rsidR="00320823" w:rsidRDefault="00320823" w:rsidP="00330C72">
            <w:pPr>
              <w:jc w:val="center"/>
            </w:pPr>
            <w:r>
              <w:t>2</w:t>
            </w:r>
          </w:p>
        </w:tc>
        <w:tc>
          <w:tcPr>
            <w:tcW w:w="1430" w:type="dxa"/>
            <w:tcBorders>
              <w:top w:val="single" w:sz="4" w:space="0" w:color="auto"/>
              <w:left w:val="single" w:sz="4" w:space="0" w:color="auto"/>
              <w:bottom w:val="single" w:sz="4" w:space="0" w:color="auto"/>
              <w:right w:val="single" w:sz="4" w:space="0" w:color="auto"/>
            </w:tcBorders>
            <w:hideMark/>
          </w:tcPr>
          <w:p w14:paraId="2AB3BB08" w14:textId="77777777" w:rsidR="00320823" w:rsidRDefault="00320823" w:rsidP="00330C72">
            <w:pPr>
              <w:jc w:val="center"/>
            </w:pPr>
            <w:r>
              <w:t>5</w:t>
            </w:r>
          </w:p>
        </w:tc>
        <w:tc>
          <w:tcPr>
            <w:tcW w:w="1968" w:type="dxa"/>
            <w:tcBorders>
              <w:top w:val="single" w:sz="4" w:space="0" w:color="auto"/>
              <w:left w:val="single" w:sz="4" w:space="0" w:color="auto"/>
              <w:bottom w:val="single" w:sz="4" w:space="0" w:color="auto"/>
              <w:right w:val="single" w:sz="4" w:space="0" w:color="auto"/>
            </w:tcBorders>
            <w:hideMark/>
          </w:tcPr>
          <w:p w14:paraId="4C1AE770" w14:textId="77777777" w:rsidR="00320823" w:rsidRDefault="00320823" w:rsidP="00330C72">
            <w:pPr>
              <w:jc w:val="center"/>
            </w:pPr>
            <w:r>
              <w:t>7</w:t>
            </w:r>
          </w:p>
        </w:tc>
        <w:tc>
          <w:tcPr>
            <w:tcW w:w="2053" w:type="dxa"/>
            <w:tcBorders>
              <w:top w:val="single" w:sz="4" w:space="0" w:color="auto"/>
              <w:left w:val="single" w:sz="4" w:space="0" w:color="auto"/>
              <w:bottom w:val="single" w:sz="4" w:space="0" w:color="auto"/>
              <w:right w:val="single" w:sz="4" w:space="0" w:color="auto"/>
            </w:tcBorders>
            <w:hideMark/>
          </w:tcPr>
          <w:p w14:paraId="3F2DA31B" w14:textId="77777777" w:rsidR="00320823" w:rsidRDefault="00320823" w:rsidP="00330C72">
            <w:pPr>
              <w:jc w:val="center"/>
            </w:pPr>
            <w:r>
              <w:t>4.83</w:t>
            </w:r>
          </w:p>
        </w:tc>
      </w:tr>
      <w:tr w:rsidR="00320823" w14:paraId="33B7A097" w14:textId="77777777" w:rsidTr="00330C72">
        <w:trPr>
          <w:trHeight w:val="353"/>
        </w:trPr>
        <w:tc>
          <w:tcPr>
            <w:tcW w:w="1003" w:type="dxa"/>
            <w:tcBorders>
              <w:top w:val="single" w:sz="4" w:space="0" w:color="auto"/>
              <w:left w:val="single" w:sz="4" w:space="0" w:color="auto"/>
              <w:bottom w:val="single" w:sz="4" w:space="0" w:color="auto"/>
              <w:right w:val="single" w:sz="6" w:space="0" w:color="auto"/>
            </w:tcBorders>
            <w:hideMark/>
          </w:tcPr>
          <w:p w14:paraId="5C057761" w14:textId="77777777" w:rsidR="00320823" w:rsidRDefault="00320823" w:rsidP="00330C72">
            <w:pPr>
              <w:jc w:val="center"/>
            </w:pPr>
            <w:r>
              <w:t>F</w:t>
            </w:r>
          </w:p>
        </w:tc>
        <w:tc>
          <w:tcPr>
            <w:tcW w:w="1203" w:type="dxa"/>
            <w:tcBorders>
              <w:top w:val="single" w:sz="4" w:space="0" w:color="auto"/>
              <w:left w:val="single" w:sz="6" w:space="0" w:color="auto"/>
              <w:bottom w:val="single" w:sz="4" w:space="0" w:color="auto"/>
              <w:right w:val="single" w:sz="4" w:space="0" w:color="auto"/>
            </w:tcBorders>
            <w:hideMark/>
          </w:tcPr>
          <w:p w14:paraId="58C1B1A2" w14:textId="77777777" w:rsidR="00320823" w:rsidRDefault="00320823" w:rsidP="00330C72">
            <w:pPr>
              <w:jc w:val="center"/>
            </w:pPr>
            <w:r>
              <w:t>E</w:t>
            </w:r>
          </w:p>
        </w:tc>
        <w:tc>
          <w:tcPr>
            <w:tcW w:w="1085" w:type="dxa"/>
            <w:tcBorders>
              <w:top w:val="single" w:sz="4" w:space="0" w:color="auto"/>
              <w:left w:val="single" w:sz="4" w:space="0" w:color="auto"/>
              <w:bottom w:val="single" w:sz="4" w:space="0" w:color="auto"/>
              <w:right w:val="single" w:sz="4" w:space="0" w:color="auto"/>
            </w:tcBorders>
            <w:hideMark/>
          </w:tcPr>
          <w:p w14:paraId="19C87530" w14:textId="77777777" w:rsidR="00320823" w:rsidRDefault="00320823" w:rsidP="00330C72">
            <w:pPr>
              <w:jc w:val="center"/>
            </w:pPr>
            <w:r>
              <w:t>10</w:t>
            </w:r>
          </w:p>
        </w:tc>
        <w:tc>
          <w:tcPr>
            <w:tcW w:w="1878" w:type="dxa"/>
            <w:tcBorders>
              <w:top w:val="single" w:sz="4" w:space="0" w:color="auto"/>
              <w:left w:val="single" w:sz="4" w:space="0" w:color="auto"/>
              <w:bottom w:val="single" w:sz="4" w:space="0" w:color="auto"/>
              <w:right w:val="single" w:sz="4" w:space="0" w:color="auto"/>
            </w:tcBorders>
            <w:hideMark/>
          </w:tcPr>
          <w:p w14:paraId="3A44640A" w14:textId="77777777" w:rsidR="00320823" w:rsidRDefault="00320823" w:rsidP="00330C72">
            <w:pPr>
              <w:jc w:val="center"/>
            </w:pPr>
            <w:r>
              <w:t>8</w:t>
            </w:r>
          </w:p>
        </w:tc>
        <w:tc>
          <w:tcPr>
            <w:tcW w:w="1430" w:type="dxa"/>
            <w:tcBorders>
              <w:top w:val="single" w:sz="4" w:space="0" w:color="auto"/>
              <w:left w:val="single" w:sz="4" w:space="0" w:color="auto"/>
              <w:bottom w:val="single" w:sz="4" w:space="0" w:color="auto"/>
              <w:right w:val="single" w:sz="4" w:space="0" w:color="auto"/>
            </w:tcBorders>
            <w:hideMark/>
          </w:tcPr>
          <w:p w14:paraId="6CBEB6E9" w14:textId="77777777" w:rsidR="00320823" w:rsidRDefault="00320823" w:rsidP="00330C72">
            <w:pPr>
              <w:jc w:val="center"/>
            </w:pPr>
            <w:r>
              <w:t>10</w:t>
            </w:r>
          </w:p>
        </w:tc>
        <w:tc>
          <w:tcPr>
            <w:tcW w:w="1968" w:type="dxa"/>
            <w:tcBorders>
              <w:top w:val="single" w:sz="4" w:space="0" w:color="auto"/>
              <w:left w:val="single" w:sz="4" w:space="0" w:color="auto"/>
              <w:bottom w:val="single" w:sz="4" w:space="0" w:color="auto"/>
              <w:right w:val="single" w:sz="4" w:space="0" w:color="auto"/>
            </w:tcBorders>
            <w:hideMark/>
          </w:tcPr>
          <w:p w14:paraId="6B7BFC55" w14:textId="77777777" w:rsidR="00320823" w:rsidRDefault="00320823" w:rsidP="00330C72">
            <w:pPr>
              <w:jc w:val="center"/>
            </w:pPr>
            <w:r>
              <w:t>12</w:t>
            </w:r>
          </w:p>
        </w:tc>
        <w:tc>
          <w:tcPr>
            <w:tcW w:w="2053" w:type="dxa"/>
            <w:tcBorders>
              <w:top w:val="single" w:sz="4" w:space="0" w:color="auto"/>
              <w:left w:val="single" w:sz="4" w:space="0" w:color="auto"/>
              <w:bottom w:val="single" w:sz="4" w:space="0" w:color="auto"/>
              <w:right w:val="single" w:sz="4" w:space="0" w:color="auto"/>
            </w:tcBorders>
            <w:hideMark/>
          </w:tcPr>
          <w:p w14:paraId="0E8C341B" w14:textId="77777777" w:rsidR="00320823" w:rsidRDefault="00320823" w:rsidP="00330C72">
            <w:pPr>
              <w:jc w:val="center"/>
            </w:pPr>
            <w:r>
              <w:t>10</w:t>
            </w:r>
          </w:p>
        </w:tc>
      </w:tr>
      <w:tr w:rsidR="00320823" w14:paraId="14A19C7C" w14:textId="77777777" w:rsidTr="00330C72">
        <w:trPr>
          <w:trHeight w:val="335"/>
        </w:trPr>
        <w:tc>
          <w:tcPr>
            <w:tcW w:w="1003" w:type="dxa"/>
            <w:tcBorders>
              <w:top w:val="single" w:sz="4" w:space="0" w:color="auto"/>
              <w:left w:val="single" w:sz="4" w:space="0" w:color="auto"/>
              <w:bottom w:val="single" w:sz="4" w:space="0" w:color="auto"/>
              <w:right w:val="single" w:sz="6" w:space="0" w:color="auto"/>
            </w:tcBorders>
            <w:hideMark/>
          </w:tcPr>
          <w:p w14:paraId="26987DD9" w14:textId="77777777" w:rsidR="00320823" w:rsidRDefault="00320823" w:rsidP="00330C72">
            <w:pPr>
              <w:jc w:val="center"/>
            </w:pPr>
            <w:r>
              <w:t>G</w:t>
            </w:r>
          </w:p>
        </w:tc>
        <w:tc>
          <w:tcPr>
            <w:tcW w:w="1203" w:type="dxa"/>
            <w:tcBorders>
              <w:top w:val="single" w:sz="4" w:space="0" w:color="auto"/>
              <w:left w:val="single" w:sz="6" w:space="0" w:color="auto"/>
              <w:bottom w:val="single" w:sz="4" w:space="0" w:color="auto"/>
              <w:right w:val="single" w:sz="4" w:space="0" w:color="auto"/>
            </w:tcBorders>
            <w:hideMark/>
          </w:tcPr>
          <w:p w14:paraId="4320C220" w14:textId="77777777" w:rsidR="00320823" w:rsidRDefault="00320823" w:rsidP="00330C72">
            <w:pPr>
              <w:jc w:val="center"/>
            </w:pPr>
            <w:r>
              <w:t>F, E</w:t>
            </w:r>
          </w:p>
        </w:tc>
        <w:tc>
          <w:tcPr>
            <w:tcW w:w="1085" w:type="dxa"/>
            <w:tcBorders>
              <w:top w:val="single" w:sz="4" w:space="0" w:color="auto"/>
              <w:left w:val="single" w:sz="4" w:space="0" w:color="auto"/>
              <w:bottom w:val="single" w:sz="4" w:space="0" w:color="auto"/>
              <w:right w:val="single" w:sz="4" w:space="0" w:color="auto"/>
            </w:tcBorders>
            <w:hideMark/>
          </w:tcPr>
          <w:p w14:paraId="5AC42CBA" w14:textId="77777777" w:rsidR="00320823" w:rsidRDefault="00320823" w:rsidP="00330C72">
            <w:pPr>
              <w:jc w:val="center"/>
            </w:pPr>
            <w:r>
              <w:t>4</w:t>
            </w:r>
          </w:p>
        </w:tc>
        <w:tc>
          <w:tcPr>
            <w:tcW w:w="1878" w:type="dxa"/>
            <w:tcBorders>
              <w:top w:val="single" w:sz="4" w:space="0" w:color="auto"/>
              <w:left w:val="single" w:sz="4" w:space="0" w:color="auto"/>
              <w:bottom w:val="single" w:sz="4" w:space="0" w:color="auto"/>
              <w:right w:val="single" w:sz="4" w:space="0" w:color="auto"/>
            </w:tcBorders>
            <w:hideMark/>
          </w:tcPr>
          <w:p w14:paraId="32F4B303" w14:textId="77777777" w:rsidR="00320823" w:rsidRDefault="00320823" w:rsidP="00330C72">
            <w:pPr>
              <w:jc w:val="center"/>
            </w:pPr>
            <w:r>
              <w:t>3</w:t>
            </w:r>
          </w:p>
        </w:tc>
        <w:tc>
          <w:tcPr>
            <w:tcW w:w="1430" w:type="dxa"/>
            <w:tcBorders>
              <w:top w:val="single" w:sz="4" w:space="0" w:color="auto"/>
              <w:left w:val="single" w:sz="4" w:space="0" w:color="auto"/>
              <w:bottom w:val="single" w:sz="4" w:space="0" w:color="auto"/>
              <w:right w:val="single" w:sz="4" w:space="0" w:color="auto"/>
            </w:tcBorders>
            <w:hideMark/>
          </w:tcPr>
          <w:p w14:paraId="708452F4" w14:textId="77777777" w:rsidR="00320823" w:rsidRDefault="00320823" w:rsidP="00330C72">
            <w:pPr>
              <w:jc w:val="center"/>
            </w:pPr>
            <w:r>
              <w:t>4</w:t>
            </w:r>
          </w:p>
        </w:tc>
        <w:tc>
          <w:tcPr>
            <w:tcW w:w="1968" w:type="dxa"/>
            <w:tcBorders>
              <w:top w:val="single" w:sz="4" w:space="0" w:color="auto"/>
              <w:left w:val="single" w:sz="4" w:space="0" w:color="auto"/>
              <w:bottom w:val="single" w:sz="4" w:space="0" w:color="auto"/>
              <w:right w:val="single" w:sz="4" w:space="0" w:color="auto"/>
            </w:tcBorders>
            <w:hideMark/>
          </w:tcPr>
          <w:p w14:paraId="1F6F44D1" w14:textId="77777777" w:rsidR="00320823" w:rsidRDefault="00320823" w:rsidP="00330C72">
            <w:pPr>
              <w:jc w:val="center"/>
            </w:pPr>
            <w:r>
              <w:t>6</w:t>
            </w:r>
          </w:p>
        </w:tc>
        <w:tc>
          <w:tcPr>
            <w:tcW w:w="2053" w:type="dxa"/>
            <w:tcBorders>
              <w:top w:val="single" w:sz="4" w:space="0" w:color="auto"/>
              <w:left w:val="single" w:sz="4" w:space="0" w:color="auto"/>
              <w:bottom w:val="single" w:sz="4" w:space="0" w:color="auto"/>
              <w:right w:val="single" w:sz="4" w:space="0" w:color="auto"/>
            </w:tcBorders>
            <w:hideMark/>
          </w:tcPr>
          <w:p w14:paraId="0AAFC83E" w14:textId="77777777" w:rsidR="00320823" w:rsidRDefault="00320823" w:rsidP="00330C72">
            <w:pPr>
              <w:jc w:val="center"/>
            </w:pPr>
            <w:r>
              <w:t>4.16</w:t>
            </w:r>
          </w:p>
        </w:tc>
      </w:tr>
      <w:bookmarkEnd w:id="3"/>
    </w:tbl>
    <w:p w14:paraId="16FD1019" w14:textId="77777777" w:rsidR="00320823" w:rsidRDefault="00320823" w:rsidP="00320823"/>
    <w:p w14:paraId="055F5AC3" w14:textId="77777777" w:rsidR="00320823" w:rsidRDefault="00320823" w:rsidP="00320823"/>
    <w:p w14:paraId="3629AFDA" w14:textId="77777777" w:rsidR="00320823" w:rsidRDefault="00320823" w:rsidP="00320823">
      <w:r>
        <w:t>NETWORK DIAGRAM:</w:t>
      </w:r>
    </w:p>
    <w:p w14:paraId="784BFCD5" w14:textId="77777777" w:rsidR="00320823" w:rsidRDefault="00320823" w:rsidP="00320823">
      <w:r>
        <w:object w:dxaOrig="12106" w:dyaOrig="5266" w14:anchorId="44D5DB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9pt;height:166.45pt" o:ole="">
            <v:imagedata r:id="rId13" o:title=""/>
          </v:shape>
          <o:OLEObject Type="Embed" ProgID="Visio.Drawing.15" ShapeID="_x0000_i1025" DrawAspect="Content" ObjectID="_1765368315" r:id="rId14"/>
        </w:object>
      </w:r>
    </w:p>
    <w:p w14:paraId="162F71E4" w14:textId="77777777" w:rsidR="00320823" w:rsidRDefault="00320823" w:rsidP="00320823"/>
    <w:p w14:paraId="3530EAB5" w14:textId="77777777" w:rsidR="00320823" w:rsidRDefault="00320823" w:rsidP="00320823"/>
    <w:p w14:paraId="30A8E20B" w14:textId="77777777" w:rsidR="00320823" w:rsidRDefault="00320823" w:rsidP="00320823"/>
    <w:tbl>
      <w:tblPr>
        <w:tblStyle w:val="TableGrid"/>
        <w:tblpPr w:leftFromText="180" w:rightFromText="180" w:vertAnchor="text" w:horzAnchor="margin" w:tblpY="99"/>
        <w:tblW w:w="0" w:type="auto"/>
        <w:tblLook w:val="04A0" w:firstRow="1" w:lastRow="0" w:firstColumn="1" w:lastColumn="0" w:noHBand="0" w:noVBand="1"/>
      </w:tblPr>
      <w:tblGrid>
        <w:gridCol w:w="4148"/>
        <w:gridCol w:w="4148"/>
      </w:tblGrid>
      <w:tr w:rsidR="00320823" w14:paraId="67AA106C" w14:textId="77777777" w:rsidTr="00330C72">
        <w:tc>
          <w:tcPr>
            <w:tcW w:w="414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9F493FD" w14:textId="77777777" w:rsidR="00320823" w:rsidRDefault="00320823" w:rsidP="00330C72">
            <w:pPr>
              <w:jc w:val="center"/>
            </w:pPr>
            <w:r>
              <w:t xml:space="preserve">Path </w:t>
            </w:r>
          </w:p>
        </w:tc>
        <w:tc>
          <w:tcPr>
            <w:tcW w:w="414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6DE4281" w14:textId="77777777" w:rsidR="00320823" w:rsidRDefault="00320823" w:rsidP="00330C72">
            <w:pPr>
              <w:jc w:val="center"/>
            </w:pPr>
            <w:r>
              <w:t xml:space="preserve">Expected Duration </w:t>
            </w:r>
          </w:p>
        </w:tc>
      </w:tr>
      <w:tr w:rsidR="00320823" w14:paraId="1C13256D" w14:textId="77777777" w:rsidTr="00330C72">
        <w:trPr>
          <w:trHeight w:val="338"/>
        </w:trPr>
        <w:tc>
          <w:tcPr>
            <w:tcW w:w="4148" w:type="dxa"/>
            <w:tcBorders>
              <w:top w:val="single" w:sz="4" w:space="0" w:color="auto"/>
              <w:left w:val="single" w:sz="4" w:space="0" w:color="auto"/>
              <w:bottom w:val="single" w:sz="4" w:space="0" w:color="auto"/>
              <w:right w:val="single" w:sz="4" w:space="0" w:color="auto"/>
            </w:tcBorders>
            <w:hideMark/>
          </w:tcPr>
          <w:p w14:paraId="0244FCF8" w14:textId="77777777" w:rsidR="00320823" w:rsidRDefault="00320823" w:rsidP="00330C72">
            <w:pPr>
              <w:jc w:val="center"/>
            </w:pPr>
            <w:r>
              <w:t>ABEFG</w:t>
            </w:r>
          </w:p>
        </w:tc>
        <w:tc>
          <w:tcPr>
            <w:tcW w:w="4148" w:type="dxa"/>
            <w:tcBorders>
              <w:top w:val="single" w:sz="4" w:space="0" w:color="auto"/>
              <w:left w:val="single" w:sz="4" w:space="0" w:color="auto"/>
              <w:bottom w:val="single" w:sz="4" w:space="0" w:color="auto"/>
              <w:right w:val="single" w:sz="4" w:space="0" w:color="auto"/>
            </w:tcBorders>
            <w:vAlign w:val="center"/>
            <w:hideMark/>
          </w:tcPr>
          <w:p w14:paraId="2BA961A1" w14:textId="77777777" w:rsidR="00320823" w:rsidRDefault="00320823" w:rsidP="00330C72">
            <w:pPr>
              <w:jc w:val="center"/>
            </w:pPr>
            <w:r>
              <w:t>45.99</w:t>
            </w:r>
          </w:p>
        </w:tc>
      </w:tr>
      <w:tr w:rsidR="00320823" w14:paraId="1A350C37" w14:textId="77777777" w:rsidTr="00330C72">
        <w:trPr>
          <w:trHeight w:val="347"/>
        </w:trPr>
        <w:tc>
          <w:tcPr>
            <w:tcW w:w="4148" w:type="dxa"/>
            <w:tcBorders>
              <w:top w:val="single" w:sz="4" w:space="0" w:color="auto"/>
              <w:left w:val="single" w:sz="4" w:space="0" w:color="auto"/>
              <w:bottom w:val="single" w:sz="4" w:space="0" w:color="auto"/>
              <w:right w:val="single" w:sz="4" w:space="0" w:color="auto"/>
            </w:tcBorders>
            <w:hideMark/>
          </w:tcPr>
          <w:p w14:paraId="258F791A" w14:textId="77777777" w:rsidR="00320823" w:rsidRDefault="00320823" w:rsidP="00330C72">
            <w:pPr>
              <w:jc w:val="center"/>
            </w:pPr>
            <w:r>
              <w:t>ABEG</w:t>
            </w:r>
          </w:p>
        </w:tc>
        <w:tc>
          <w:tcPr>
            <w:tcW w:w="4148" w:type="dxa"/>
            <w:tcBorders>
              <w:top w:val="single" w:sz="4" w:space="0" w:color="auto"/>
              <w:left w:val="single" w:sz="4" w:space="0" w:color="auto"/>
              <w:bottom w:val="single" w:sz="4" w:space="0" w:color="auto"/>
              <w:right w:val="single" w:sz="4" w:space="0" w:color="auto"/>
            </w:tcBorders>
            <w:vAlign w:val="center"/>
            <w:hideMark/>
          </w:tcPr>
          <w:p w14:paraId="0C259E42" w14:textId="77777777" w:rsidR="00320823" w:rsidRDefault="00320823" w:rsidP="00330C72">
            <w:pPr>
              <w:jc w:val="center"/>
            </w:pPr>
            <w:r>
              <w:t>35.99</w:t>
            </w:r>
          </w:p>
        </w:tc>
      </w:tr>
      <w:tr w:rsidR="00320823" w14:paraId="1F8E86D1" w14:textId="77777777" w:rsidTr="00330C72">
        <w:trPr>
          <w:trHeight w:val="347"/>
        </w:trPr>
        <w:tc>
          <w:tcPr>
            <w:tcW w:w="4148" w:type="dxa"/>
            <w:tcBorders>
              <w:top w:val="single" w:sz="4" w:space="0" w:color="auto"/>
              <w:left w:val="single" w:sz="4" w:space="0" w:color="auto"/>
              <w:bottom w:val="single" w:sz="4" w:space="0" w:color="auto"/>
              <w:right w:val="single" w:sz="4" w:space="0" w:color="auto"/>
            </w:tcBorders>
            <w:hideMark/>
          </w:tcPr>
          <w:p w14:paraId="00226357" w14:textId="77777777" w:rsidR="00320823" w:rsidRDefault="00320823" w:rsidP="00330C72">
            <w:pPr>
              <w:jc w:val="center"/>
            </w:pPr>
            <w:r>
              <w:t>ACDEG</w:t>
            </w:r>
          </w:p>
        </w:tc>
        <w:tc>
          <w:tcPr>
            <w:tcW w:w="4148" w:type="dxa"/>
            <w:tcBorders>
              <w:top w:val="single" w:sz="4" w:space="0" w:color="auto"/>
              <w:left w:val="single" w:sz="4" w:space="0" w:color="auto"/>
              <w:bottom w:val="single" w:sz="4" w:space="0" w:color="auto"/>
              <w:right w:val="single" w:sz="4" w:space="0" w:color="auto"/>
            </w:tcBorders>
            <w:vAlign w:val="center"/>
            <w:hideMark/>
          </w:tcPr>
          <w:p w14:paraId="4249AD6A" w14:textId="77777777" w:rsidR="00320823" w:rsidRDefault="00320823" w:rsidP="00330C72">
            <w:pPr>
              <w:jc w:val="center"/>
            </w:pPr>
            <w:r>
              <w:t>46.99</w:t>
            </w:r>
          </w:p>
        </w:tc>
      </w:tr>
      <w:tr w:rsidR="00320823" w14:paraId="51F95202" w14:textId="77777777" w:rsidTr="00330C72">
        <w:trPr>
          <w:trHeight w:val="365"/>
        </w:trPr>
        <w:tc>
          <w:tcPr>
            <w:tcW w:w="4148" w:type="dxa"/>
            <w:tcBorders>
              <w:top w:val="single" w:sz="4" w:space="0" w:color="auto"/>
              <w:left w:val="single" w:sz="4" w:space="0" w:color="auto"/>
              <w:bottom w:val="single" w:sz="4" w:space="0" w:color="auto"/>
              <w:right w:val="single" w:sz="4" w:space="0" w:color="auto"/>
            </w:tcBorders>
          </w:tcPr>
          <w:p w14:paraId="39D6B07B" w14:textId="77777777" w:rsidR="00320823" w:rsidRDefault="00320823" w:rsidP="00330C72">
            <w:pPr>
              <w:jc w:val="center"/>
            </w:pPr>
            <w:r>
              <w:t>ACEG</w:t>
            </w:r>
          </w:p>
        </w:tc>
        <w:tc>
          <w:tcPr>
            <w:tcW w:w="4148" w:type="dxa"/>
            <w:tcBorders>
              <w:top w:val="single" w:sz="4" w:space="0" w:color="auto"/>
              <w:left w:val="single" w:sz="4" w:space="0" w:color="auto"/>
              <w:bottom w:val="single" w:sz="4" w:space="0" w:color="auto"/>
              <w:right w:val="single" w:sz="4" w:space="0" w:color="auto"/>
            </w:tcBorders>
            <w:vAlign w:val="center"/>
          </w:tcPr>
          <w:p w14:paraId="7C3D2D21" w14:textId="77777777" w:rsidR="00320823" w:rsidRDefault="00320823" w:rsidP="00330C72">
            <w:pPr>
              <w:jc w:val="center"/>
            </w:pPr>
            <w:r>
              <w:t>39.99</w:t>
            </w:r>
          </w:p>
        </w:tc>
      </w:tr>
      <w:tr w:rsidR="00320823" w:rsidRPr="00F42AC0" w14:paraId="00DA51CB" w14:textId="77777777" w:rsidTr="00330C72">
        <w:trPr>
          <w:trHeight w:val="347"/>
        </w:trPr>
        <w:tc>
          <w:tcPr>
            <w:tcW w:w="4148" w:type="dxa"/>
            <w:tcBorders>
              <w:top w:val="single" w:sz="4" w:space="0" w:color="auto"/>
              <w:left w:val="single" w:sz="4" w:space="0" w:color="auto"/>
              <w:bottom w:val="single" w:sz="4" w:space="0" w:color="auto"/>
              <w:right w:val="single" w:sz="4" w:space="0" w:color="auto"/>
            </w:tcBorders>
          </w:tcPr>
          <w:p w14:paraId="64CBFCDA" w14:textId="77777777" w:rsidR="00320823" w:rsidRPr="00F42AC0" w:rsidRDefault="00320823" w:rsidP="00330C72">
            <w:pPr>
              <w:jc w:val="center"/>
              <w:rPr>
                <w:highlight w:val="yellow"/>
              </w:rPr>
            </w:pPr>
            <w:r w:rsidRPr="00F42AC0">
              <w:rPr>
                <w:highlight w:val="yellow"/>
              </w:rPr>
              <w:t>ACDEFG</w:t>
            </w:r>
          </w:p>
        </w:tc>
        <w:tc>
          <w:tcPr>
            <w:tcW w:w="4148" w:type="dxa"/>
            <w:tcBorders>
              <w:top w:val="single" w:sz="4" w:space="0" w:color="auto"/>
              <w:left w:val="single" w:sz="4" w:space="0" w:color="auto"/>
              <w:bottom w:val="single" w:sz="4" w:space="0" w:color="auto"/>
              <w:right w:val="single" w:sz="4" w:space="0" w:color="auto"/>
            </w:tcBorders>
            <w:vAlign w:val="center"/>
          </w:tcPr>
          <w:p w14:paraId="00B02724" w14:textId="77777777" w:rsidR="00320823" w:rsidRPr="00F42AC0" w:rsidRDefault="00320823" w:rsidP="00330C72">
            <w:pPr>
              <w:jc w:val="center"/>
              <w:rPr>
                <w:highlight w:val="yellow"/>
              </w:rPr>
            </w:pPr>
            <w:r w:rsidRPr="00F42AC0">
              <w:rPr>
                <w:highlight w:val="yellow"/>
              </w:rPr>
              <w:t>56.99</w:t>
            </w:r>
          </w:p>
        </w:tc>
      </w:tr>
      <w:tr w:rsidR="00320823" w14:paraId="299E2915" w14:textId="77777777" w:rsidTr="00330C72">
        <w:trPr>
          <w:trHeight w:val="347"/>
        </w:trPr>
        <w:tc>
          <w:tcPr>
            <w:tcW w:w="4148" w:type="dxa"/>
            <w:tcBorders>
              <w:top w:val="single" w:sz="4" w:space="0" w:color="auto"/>
              <w:left w:val="single" w:sz="4" w:space="0" w:color="auto"/>
              <w:bottom w:val="single" w:sz="4" w:space="0" w:color="auto"/>
              <w:right w:val="single" w:sz="4" w:space="0" w:color="auto"/>
            </w:tcBorders>
          </w:tcPr>
          <w:p w14:paraId="528097B0" w14:textId="77777777" w:rsidR="00320823" w:rsidRDefault="00320823" w:rsidP="00330C72">
            <w:pPr>
              <w:jc w:val="center"/>
            </w:pPr>
            <w:r>
              <w:t>ACEFG</w:t>
            </w:r>
          </w:p>
        </w:tc>
        <w:tc>
          <w:tcPr>
            <w:tcW w:w="4148" w:type="dxa"/>
            <w:tcBorders>
              <w:top w:val="single" w:sz="4" w:space="0" w:color="auto"/>
              <w:left w:val="single" w:sz="4" w:space="0" w:color="auto"/>
              <w:bottom w:val="single" w:sz="4" w:space="0" w:color="auto"/>
              <w:right w:val="single" w:sz="4" w:space="0" w:color="auto"/>
            </w:tcBorders>
            <w:vAlign w:val="center"/>
          </w:tcPr>
          <w:p w14:paraId="2A481018" w14:textId="77777777" w:rsidR="00320823" w:rsidRDefault="00320823" w:rsidP="00330C72">
            <w:pPr>
              <w:jc w:val="center"/>
            </w:pPr>
            <w:r>
              <w:t>49.99</w:t>
            </w:r>
          </w:p>
        </w:tc>
      </w:tr>
    </w:tbl>
    <w:p w14:paraId="339AE598" w14:textId="77777777" w:rsidR="00320823" w:rsidRDefault="00320823" w:rsidP="00320823"/>
    <w:p w14:paraId="5866BF53" w14:textId="77777777" w:rsidR="00320823" w:rsidRDefault="00320823" w:rsidP="00320823"/>
    <w:p w14:paraId="78C6BB73" w14:textId="77777777" w:rsidR="00320823" w:rsidRDefault="00320823" w:rsidP="00320823"/>
    <w:p w14:paraId="7B1224FB" w14:textId="77777777" w:rsidR="00320823" w:rsidRDefault="00320823" w:rsidP="00320823"/>
    <w:p w14:paraId="0221BB48" w14:textId="77777777" w:rsidR="00320823" w:rsidRDefault="00320823" w:rsidP="00320823"/>
    <w:p w14:paraId="631A63A4" w14:textId="77777777" w:rsidR="00320823" w:rsidRDefault="00320823" w:rsidP="00320823"/>
    <w:p w14:paraId="066D640C" w14:textId="77777777" w:rsidR="00320823" w:rsidRDefault="00320823" w:rsidP="00320823">
      <w:pPr>
        <w:rPr>
          <w:b/>
          <w:bCs/>
        </w:rPr>
      </w:pPr>
      <w:r w:rsidRPr="004D79C8">
        <w:rPr>
          <w:b/>
          <w:bCs/>
        </w:rPr>
        <w:t>The critical path is “ACDEFG” because is the longest one with 56.99 of expected duration.</w:t>
      </w:r>
    </w:p>
    <w:p w14:paraId="2DA3E632" w14:textId="77777777" w:rsidR="00320823" w:rsidRDefault="00320823" w:rsidP="00320823">
      <w:pPr>
        <w:rPr>
          <w:b/>
          <w:bCs/>
        </w:rPr>
      </w:pPr>
    </w:p>
    <w:p w14:paraId="03C2CABC" w14:textId="77777777" w:rsidR="00320823" w:rsidRPr="00451C32" w:rsidRDefault="00320823" w:rsidP="00320823">
      <w:pPr>
        <w:rPr>
          <w:b/>
          <w:bCs/>
          <w:color w:val="2F5496" w:themeColor="accent1" w:themeShade="BF"/>
        </w:rPr>
      </w:pPr>
      <w:r w:rsidRPr="00451C32">
        <w:rPr>
          <w:b/>
          <w:bCs/>
          <w:color w:val="2F5496" w:themeColor="accent1" w:themeShade="BF"/>
        </w:rPr>
        <w:t>A2.1 Effort and Duration estimates with COCOMO</w:t>
      </w:r>
    </w:p>
    <w:tbl>
      <w:tblPr>
        <w:tblStyle w:val="TableGrid"/>
        <w:tblW w:w="0" w:type="auto"/>
        <w:tblLook w:val="04A0" w:firstRow="1" w:lastRow="0" w:firstColumn="1" w:lastColumn="0" w:noHBand="0" w:noVBand="1"/>
      </w:tblPr>
      <w:tblGrid>
        <w:gridCol w:w="2252"/>
        <w:gridCol w:w="923"/>
        <w:gridCol w:w="963"/>
        <w:gridCol w:w="1069"/>
        <w:gridCol w:w="1095"/>
        <w:gridCol w:w="1136"/>
        <w:gridCol w:w="1136"/>
        <w:gridCol w:w="776"/>
      </w:tblGrid>
      <w:tr w:rsidR="00320823" w14:paraId="558EA14B" w14:textId="77777777" w:rsidTr="00330C72">
        <w:tc>
          <w:tcPr>
            <w:tcW w:w="2628" w:type="dxa"/>
          </w:tcPr>
          <w:p w14:paraId="62E8351C" w14:textId="77777777" w:rsidR="00320823" w:rsidRDefault="00320823" w:rsidP="00330C72">
            <w:pPr>
              <w:rPr>
                <w:b/>
                <w:bCs/>
              </w:rPr>
            </w:pPr>
            <w:r>
              <w:rPr>
                <w:b/>
                <w:bCs/>
              </w:rPr>
              <w:lastRenderedPageBreak/>
              <w:t>Business Functions</w:t>
            </w:r>
          </w:p>
        </w:tc>
        <w:tc>
          <w:tcPr>
            <w:tcW w:w="412" w:type="dxa"/>
          </w:tcPr>
          <w:p w14:paraId="014A5076" w14:textId="77777777" w:rsidR="00320823" w:rsidRDefault="00320823" w:rsidP="00330C72">
            <w:pPr>
              <w:rPr>
                <w:b/>
                <w:bCs/>
              </w:rPr>
            </w:pPr>
            <w:r>
              <w:rPr>
                <w:b/>
                <w:bCs/>
              </w:rPr>
              <w:t>Simple</w:t>
            </w:r>
          </w:p>
        </w:tc>
        <w:tc>
          <w:tcPr>
            <w:tcW w:w="879" w:type="dxa"/>
          </w:tcPr>
          <w:p w14:paraId="1AFD77D1" w14:textId="77777777" w:rsidR="00320823" w:rsidRDefault="00320823" w:rsidP="00330C72">
            <w:pPr>
              <w:rPr>
                <w:b/>
                <w:bCs/>
              </w:rPr>
            </w:pPr>
            <w:r>
              <w:rPr>
                <w:b/>
                <w:bCs/>
              </w:rPr>
              <w:t>Simple Weight</w:t>
            </w:r>
          </w:p>
        </w:tc>
        <w:tc>
          <w:tcPr>
            <w:tcW w:w="1007" w:type="dxa"/>
          </w:tcPr>
          <w:p w14:paraId="08EA4234" w14:textId="77777777" w:rsidR="00320823" w:rsidRDefault="00320823" w:rsidP="00330C72">
            <w:pPr>
              <w:rPr>
                <w:b/>
                <w:bCs/>
              </w:rPr>
            </w:pPr>
            <w:r>
              <w:rPr>
                <w:b/>
                <w:bCs/>
              </w:rPr>
              <w:t>Average</w:t>
            </w:r>
          </w:p>
        </w:tc>
        <w:tc>
          <w:tcPr>
            <w:tcW w:w="1105" w:type="dxa"/>
          </w:tcPr>
          <w:p w14:paraId="1DFA897D" w14:textId="77777777" w:rsidR="00320823" w:rsidRDefault="00320823" w:rsidP="00330C72">
            <w:pPr>
              <w:rPr>
                <w:b/>
                <w:bCs/>
              </w:rPr>
            </w:pPr>
            <w:r>
              <w:rPr>
                <w:b/>
                <w:bCs/>
              </w:rPr>
              <w:t>Average Weight</w:t>
            </w:r>
          </w:p>
        </w:tc>
        <w:tc>
          <w:tcPr>
            <w:tcW w:w="1014" w:type="dxa"/>
          </w:tcPr>
          <w:p w14:paraId="2F795245" w14:textId="77777777" w:rsidR="00320823" w:rsidRDefault="00320823" w:rsidP="00330C72">
            <w:pPr>
              <w:rPr>
                <w:b/>
                <w:bCs/>
              </w:rPr>
            </w:pPr>
            <w:r>
              <w:rPr>
                <w:b/>
                <w:bCs/>
              </w:rPr>
              <w:t>Complex</w:t>
            </w:r>
          </w:p>
        </w:tc>
        <w:tc>
          <w:tcPr>
            <w:tcW w:w="1073" w:type="dxa"/>
          </w:tcPr>
          <w:p w14:paraId="5C55F8B2" w14:textId="77777777" w:rsidR="00320823" w:rsidRDefault="00320823" w:rsidP="00330C72">
            <w:pPr>
              <w:rPr>
                <w:b/>
                <w:bCs/>
              </w:rPr>
            </w:pPr>
            <w:r>
              <w:rPr>
                <w:b/>
                <w:bCs/>
              </w:rPr>
              <w:t>Complex Weight</w:t>
            </w:r>
          </w:p>
        </w:tc>
        <w:tc>
          <w:tcPr>
            <w:tcW w:w="720" w:type="dxa"/>
          </w:tcPr>
          <w:p w14:paraId="69329BC4" w14:textId="77777777" w:rsidR="00320823" w:rsidRDefault="00320823" w:rsidP="00330C72">
            <w:pPr>
              <w:rPr>
                <w:b/>
                <w:bCs/>
              </w:rPr>
            </w:pPr>
            <w:r>
              <w:rPr>
                <w:b/>
                <w:bCs/>
              </w:rPr>
              <w:t>UFPs</w:t>
            </w:r>
          </w:p>
        </w:tc>
      </w:tr>
      <w:tr w:rsidR="00320823" w14:paraId="1D8E7643" w14:textId="77777777" w:rsidTr="00330C72">
        <w:tc>
          <w:tcPr>
            <w:tcW w:w="2628" w:type="dxa"/>
          </w:tcPr>
          <w:p w14:paraId="5BCE9415" w14:textId="77777777" w:rsidR="00320823" w:rsidRDefault="00320823" w:rsidP="00330C72">
            <w:pPr>
              <w:rPr>
                <w:b/>
                <w:bCs/>
              </w:rPr>
            </w:pPr>
            <w:r>
              <w:rPr>
                <w:b/>
                <w:bCs/>
              </w:rPr>
              <w:t>User Input Functions (IT)</w:t>
            </w:r>
          </w:p>
        </w:tc>
        <w:tc>
          <w:tcPr>
            <w:tcW w:w="412" w:type="dxa"/>
          </w:tcPr>
          <w:p w14:paraId="1F13E1AB" w14:textId="77777777" w:rsidR="00320823" w:rsidRDefault="00320823" w:rsidP="00330C72">
            <w:pPr>
              <w:rPr>
                <w:b/>
                <w:bCs/>
              </w:rPr>
            </w:pPr>
            <w:r>
              <w:rPr>
                <w:b/>
                <w:bCs/>
              </w:rPr>
              <w:t>6</w:t>
            </w:r>
          </w:p>
        </w:tc>
        <w:tc>
          <w:tcPr>
            <w:tcW w:w="879" w:type="dxa"/>
          </w:tcPr>
          <w:p w14:paraId="58C51025" w14:textId="77777777" w:rsidR="00320823" w:rsidRDefault="00320823" w:rsidP="00330C72">
            <w:pPr>
              <w:rPr>
                <w:b/>
                <w:bCs/>
              </w:rPr>
            </w:pPr>
            <w:r>
              <w:rPr>
                <w:b/>
                <w:bCs/>
              </w:rPr>
              <w:t>3</w:t>
            </w:r>
          </w:p>
        </w:tc>
        <w:tc>
          <w:tcPr>
            <w:tcW w:w="1007" w:type="dxa"/>
          </w:tcPr>
          <w:p w14:paraId="1B095008" w14:textId="77777777" w:rsidR="00320823" w:rsidRDefault="00320823" w:rsidP="00330C72">
            <w:pPr>
              <w:rPr>
                <w:b/>
                <w:bCs/>
              </w:rPr>
            </w:pPr>
            <w:r>
              <w:rPr>
                <w:b/>
                <w:bCs/>
              </w:rPr>
              <w:t>3</w:t>
            </w:r>
          </w:p>
        </w:tc>
        <w:tc>
          <w:tcPr>
            <w:tcW w:w="1105" w:type="dxa"/>
          </w:tcPr>
          <w:p w14:paraId="4F500EA8" w14:textId="77777777" w:rsidR="00320823" w:rsidRDefault="00320823" w:rsidP="00330C72">
            <w:pPr>
              <w:rPr>
                <w:b/>
                <w:bCs/>
              </w:rPr>
            </w:pPr>
            <w:r>
              <w:rPr>
                <w:b/>
                <w:bCs/>
              </w:rPr>
              <w:t>4</w:t>
            </w:r>
          </w:p>
        </w:tc>
        <w:tc>
          <w:tcPr>
            <w:tcW w:w="1014" w:type="dxa"/>
          </w:tcPr>
          <w:p w14:paraId="4D4F355F" w14:textId="77777777" w:rsidR="00320823" w:rsidRDefault="00320823" w:rsidP="00330C72">
            <w:pPr>
              <w:rPr>
                <w:b/>
                <w:bCs/>
              </w:rPr>
            </w:pPr>
            <w:r>
              <w:rPr>
                <w:b/>
                <w:bCs/>
              </w:rPr>
              <w:t>1</w:t>
            </w:r>
          </w:p>
        </w:tc>
        <w:tc>
          <w:tcPr>
            <w:tcW w:w="1073" w:type="dxa"/>
          </w:tcPr>
          <w:p w14:paraId="72BF5E64" w14:textId="77777777" w:rsidR="00320823" w:rsidRDefault="00320823" w:rsidP="00330C72">
            <w:pPr>
              <w:rPr>
                <w:b/>
                <w:bCs/>
              </w:rPr>
            </w:pPr>
            <w:r>
              <w:rPr>
                <w:b/>
                <w:bCs/>
              </w:rPr>
              <w:t>6</w:t>
            </w:r>
          </w:p>
        </w:tc>
        <w:tc>
          <w:tcPr>
            <w:tcW w:w="720" w:type="dxa"/>
          </w:tcPr>
          <w:p w14:paraId="32951D36" w14:textId="77777777" w:rsidR="00320823" w:rsidRDefault="00320823" w:rsidP="00330C72">
            <w:pPr>
              <w:rPr>
                <w:b/>
                <w:bCs/>
              </w:rPr>
            </w:pPr>
            <w:r>
              <w:rPr>
                <w:b/>
                <w:bCs/>
              </w:rPr>
              <w:t>36</w:t>
            </w:r>
          </w:p>
        </w:tc>
      </w:tr>
      <w:tr w:rsidR="00320823" w14:paraId="002C9D57" w14:textId="77777777" w:rsidTr="00330C72">
        <w:tc>
          <w:tcPr>
            <w:tcW w:w="2628" w:type="dxa"/>
          </w:tcPr>
          <w:p w14:paraId="7D5BB36A" w14:textId="77777777" w:rsidR="00320823" w:rsidRDefault="00320823" w:rsidP="00330C72">
            <w:pPr>
              <w:rPr>
                <w:b/>
                <w:bCs/>
              </w:rPr>
            </w:pPr>
            <w:r>
              <w:rPr>
                <w:b/>
                <w:bCs/>
              </w:rPr>
              <w:t>User Output Functions (OT)</w:t>
            </w:r>
          </w:p>
        </w:tc>
        <w:tc>
          <w:tcPr>
            <w:tcW w:w="412" w:type="dxa"/>
          </w:tcPr>
          <w:p w14:paraId="41FEE9DC" w14:textId="77777777" w:rsidR="00320823" w:rsidRDefault="00320823" w:rsidP="00330C72">
            <w:pPr>
              <w:rPr>
                <w:b/>
                <w:bCs/>
              </w:rPr>
            </w:pPr>
            <w:r>
              <w:rPr>
                <w:b/>
                <w:bCs/>
              </w:rPr>
              <w:t>4</w:t>
            </w:r>
          </w:p>
        </w:tc>
        <w:tc>
          <w:tcPr>
            <w:tcW w:w="879" w:type="dxa"/>
          </w:tcPr>
          <w:p w14:paraId="6B5E7C9A" w14:textId="77777777" w:rsidR="00320823" w:rsidRDefault="00320823" w:rsidP="00330C72">
            <w:pPr>
              <w:rPr>
                <w:b/>
                <w:bCs/>
              </w:rPr>
            </w:pPr>
            <w:r>
              <w:rPr>
                <w:b/>
                <w:bCs/>
              </w:rPr>
              <w:t>5</w:t>
            </w:r>
          </w:p>
        </w:tc>
        <w:tc>
          <w:tcPr>
            <w:tcW w:w="1007" w:type="dxa"/>
          </w:tcPr>
          <w:p w14:paraId="22DF1E6D" w14:textId="77777777" w:rsidR="00320823" w:rsidRDefault="00320823" w:rsidP="00330C72">
            <w:pPr>
              <w:rPr>
                <w:b/>
                <w:bCs/>
              </w:rPr>
            </w:pPr>
            <w:r>
              <w:rPr>
                <w:b/>
                <w:bCs/>
              </w:rPr>
              <w:t>2</w:t>
            </w:r>
          </w:p>
        </w:tc>
        <w:tc>
          <w:tcPr>
            <w:tcW w:w="1105" w:type="dxa"/>
          </w:tcPr>
          <w:p w14:paraId="649F0673" w14:textId="77777777" w:rsidR="00320823" w:rsidRDefault="00320823" w:rsidP="00330C72">
            <w:pPr>
              <w:rPr>
                <w:b/>
                <w:bCs/>
              </w:rPr>
            </w:pPr>
            <w:r>
              <w:rPr>
                <w:b/>
                <w:bCs/>
              </w:rPr>
              <w:t>5</w:t>
            </w:r>
          </w:p>
        </w:tc>
        <w:tc>
          <w:tcPr>
            <w:tcW w:w="1014" w:type="dxa"/>
          </w:tcPr>
          <w:p w14:paraId="43C75539" w14:textId="77777777" w:rsidR="00320823" w:rsidRDefault="00320823" w:rsidP="00330C72">
            <w:pPr>
              <w:rPr>
                <w:b/>
                <w:bCs/>
              </w:rPr>
            </w:pPr>
            <w:r>
              <w:rPr>
                <w:b/>
                <w:bCs/>
              </w:rPr>
              <w:t>10</w:t>
            </w:r>
          </w:p>
        </w:tc>
        <w:tc>
          <w:tcPr>
            <w:tcW w:w="1073" w:type="dxa"/>
          </w:tcPr>
          <w:p w14:paraId="511D57AE" w14:textId="77777777" w:rsidR="00320823" w:rsidRDefault="00320823" w:rsidP="00330C72">
            <w:pPr>
              <w:rPr>
                <w:b/>
                <w:bCs/>
              </w:rPr>
            </w:pPr>
            <w:r>
              <w:rPr>
                <w:b/>
                <w:bCs/>
              </w:rPr>
              <w:t>7</w:t>
            </w:r>
          </w:p>
        </w:tc>
        <w:tc>
          <w:tcPr>
            <w:tcW w:w="720" w:type="dxa"/>
          </w:tcPr>
          <w:p w14:paraId="6DB97E3B" w14:textId="77777777" w:rsidR="00320823" w:rsidRDefault="00320823" w:rsidP="00330C72">
            <w:pPr>
              <w:rPr>
                <w:b/>
                <w:bCs/>
              </w:rPr>
            </w:pPr>
            <w:r>
              <w:rPr>
                <w:b/>
                <w:bCs/>
              </w:rPr>
              <w:t>100</w:t>
            </w:r>
          </w:p>
        </w:tc>
      </w:tr>
      <w:tr w:rsidR="00320823" w14:paraId="1BEE737D" w14:textId="77777777" w:rsidTr="00330C72">
        <w:tc>
          <w:tcPr>
            <w:tcW w:w="2628" w:type="dxa"/>
          </w:tcPr>
          <w:p w14:paraId="4A9CC87B" w14:textId="77777777" w:rsidR="00320823" w:rsidRDefault="00320823" w:rsidP="00330C72">
            <w:pPr>
              <w:rPr>
                <w:b/>
                <w:bCs/>
              </w:rPr>
            </w:pPr>
            <w:r>
              <w:rPr>
                <w:b/>
                <w:bCs/>
              </w:rPr>
              <w:t>User Inquiries (QT)</w:t>
            </w:r>
          </w:p>
        </w:tc>
        <w:tc>
          <w:tcPr>
            <w:tcW w:w="412" w:type="dxa"/>
          </w:tcPr>
          <w:p w14:paraId="7BC3E129" w14:textId="77777777" w:rsidR="00320823" w:rsidRDefault="00320823" w:rsidP="00330C72">
            <w:pPr>
              <w:rPr>
                <w:b/>
                <w:bCs/>
              </w:rPr>
            </w:pPr>
            <w:r>
              <w:rPr>
                <w:b/>
                <w:bCs/>
              </w:rPr>
              <w:t>4</w:t>
            </w:r>
          </w:p>
        </w:tc>
        <w:tc>
          <w:tcPr>
            <w:tcW w:w="879" w:type="dxa"/>
          </w:tcPr>
          <w:p w14:paraId="24A1DF40" w14:textId="77777777" w:rsidR="00320823" w:rsidRDefault="00320823" w:rsidP="00330C72">
            <w:pPr>
              <w:rPr>
                <w:b/>
                <w:bCs/>
              </w:rPr>
            </w:pPr>
            <w:r>
              <w:rPr>
                <w:b/>
                <w:bCs/>
              </w:rPr>
              <w:t>3</w:t>
            </w:r>
          </w:p>
        </w:tc>
        <w:tc>
          <w:tcPr>
            <w:tcW w:w="1007" w:type="dxa"/>
          </w:tcPr>
          <w:p w14:paraId="70FE6FBE" w14:textId="77777777" w:rsidR="00320823" w:rsidRDefault="00320823" w:rsidP="00330C72">
            <w:pPr>
              <w:rPr>
                <w:b/>
                <w:bCs/>
              </w:rPr>
            </w:pPr>
            <w:r>
              <w:rPr>
                <w:b/>
                <w:bCs/>
              </w:rPr>
              <w:t>6</w:t>
            </w:r>
          </w:p>
        </w:tc>
        <w:tc>
          <w:tcPr>
            <w:tcW w:w="1105" w:type="dxa"/>
          </w:tcPr>
          <w:p w14:paraId="6C11AF87" w14:textId="77777777" w:rsidR="00320823" w:rsidRDefault="00320823" w:rsidP="00330C72">
            <w:pPr>
              <w:rPr>
                <w:b/>
                <w:bCs/>
              </w:rPr>
            </w:pPr>
            <w:r>
              <w:rPr>
                <w:b/>
                <w:bCs/>
              </w:rPr>
              <w:t>4</w:t>
            </w:r>
          </w:p>
        </w:tc>
        <w:tc>
          <w:tcPr>
            <w:tcW w:w="1014" w:type="dxa"/>
          </w:tcPr>
          <w:p w14:paraId="7D87B045" w14:textId="77777777" w:rsidR="00320823" w:rsidRDefault="00320823" w:rsidP="00330C72">
            <w:pPr>
              <w:rPr>
                <w:b/>
                <w:bCs/>
              </w:rPr>
            </w:pPr>
            <w:r>
              <w:rPr>
                <w:b/>
                <w:bCs/>
              </w:rPr>
              <w:t>4</w:t>
            </w:r>
          </w:p>
        </w:tc>
        <w:tc>
          <w:tcPr>
            <w:tcW w:w="1073" w:type="dxa"/>
          </w:tcPr>
          <w:p w14:paraId="59824C5D" w14:textId="77777777" w:rsidR="00320823" w:rsidRDefault="00320823" w:rsidP="00330C72">
            <w:pPr>
              <w:rPr>
                <w:b/>
                <w:bCs/>
              </w:rPr>
            </w:pPr>
            <w:r>
              <w:rPr>
                <w:b/>
                <w:bCs/>
              </w:rPr>
              <w:t>6</w:t>
            </w:r>
          </w:p>
        </w:tc>
        <w:tc>
          <w:tcPr>
            <w:tcW w:w="720" w:type="dxa"/>
          </w:tcPr>
          <w:p w14:paraId="76B86B04" w14:textId="77777777" w:rsidR="00320823" w:rsidRDefault="00320823" w:rsidP="00330C72">
            <w:pPr>
              <w:rPr>
                <w:b/>
                <w:bCs/>
              </w:rPr>
            </w:pPr>
            <w:r>
              <w:rPr>
                <w:b/>
                <w:bCs/>
              </w:rPr>
              <w:t>60</w:t>
            </w:r>
          </w:p>
        </w:tc>
      </w:tr>
      <w:tr w:rsidR="00320823" w14:paraId="04E6AD81" w14:textId="77777777" w:rsidTr="00330C72">
        <w:tc>
          <w:tcPr>
            <w:tcW w:w="2628" w:type="dxa"/>
          </w:tcPr>
          <w:p w14:paraId="25D13FC7" w14:textId="77777777" w:rsidR="00320823" w:rsidRDefault="00320823" w:rsidP="00330C72">
            <w:pPr>
              <w:rPr>
                <w:b/>
                <w:bCs/>
              </w:rPr>
            </w:pPr>
            <w:r>
              <w:rPr>
                <w:b/>
                <w:bCs/>
              </w:rPr>
              <w:t>Internal Files (FT)</w:t>
            </w:r>
          </w:p>
        </w:tc>
        <w:tc>
          <w:tcPr>
            <w:tcW w:w="412" w:type="dxa"/>
          </w:tcPr>
          <w:p w14:paraId="67888610" w14:textId="77777777" w:rsidR="00320823" w:rsidRDefault="00320823" w:rsidP="00330C72">
            <w:pPr>
              <w:rPr>
                <w:b/>
                <w:bCs/>
              </w:rPr>
            </w:pPr>
            <w:r>
              <w:rPr>
                <w:b/>
                <w:bCs/>
              </w:rPr>
              <w:t>3</w:t>
            </w:r>
          </w:p>
        </w:tc>
        <w:tc>
          <w:tcPr>
            <w:tcW w:w="879" w:type="dxa"/>
          </w:tcPr>
          <w:p w14:paraId="7B8C0CAB" w14:textId="77777777" w:rsidR="00320823" w:rsidRDefault="00320823" w:rsidP="00330C72">
            <w:pPr>
              <w:rPr>
                <w:b/>
                <w:bCs/>
              </w:rPr>
            </w:pPr>
            <w:r>
              <w:rPr>
                <w:b/>
                <w:bCs/>
              </w:rPr>
              <w:t>7</w:t>
            </w:r>
          </w:p>
        </w:tc>
        <w:tc>
          <w:tcPr>
            <w:tcW w:w="1007" w:type="dxa"/>
          </w:tcPr>
          <w:p w14:paraId="46CEFBCC" w14:textId="77777777" w:rsidR="00320823" w:rsidRDefault="00320823" w:rsidP="00330C72">
            <w:pPr>
              <w:rPr>
                <w:b/>
                <w:bCs/>
              </w:rPr>
            </w:pPr>
            <w:r>
              <w:rPr>
                <w:b/>
                <w:bCs/>
              </w:rPr>
              <w:t>5</w:t>
            </w:r>
          </w:p>
        </w:tc>
        <w:tc>
          <w:tcPr>
            <w:tcW w:w="1105" w:type="dxa"/>
          </w:tcPr>
          <w:p w14:paraId="0D9EAEBC" w14:textId="77777777" w:rsidR="00320823" w:rsidRDefault="00320823" w:rsidP="00330C72">
            <w:pPr>
              <w:rPr>
                <w:b/>
                <w:bCs/>
              </w:rPr>
            </w:pPr>
            <w:r>
              <w:rPr>
                <w:b/>
                <w:bCs/>
              </w:rPr>
              <w:t>10</w:t>
            </w:r>
          </w:p>
        </w:tc>
        <w:tc>
          <w:tcPr>
            <w:tcW w:w="1014" w:type="dxa"/>
          </w:tcPr>
          <w:p w14:paraId="1BA20BCF" w14:textId="77777777" w:rsidR="00320823" w:rsidRDefault="00320823" w:rsidP="00330C72">
            <w:pPr>
              <w:rPr>
                <w:b/>
                <w:bCs/>
              </w:rPr>
            </w:pPr>
            <w:r>
              <w:rPr>
                <w:b/>
                <w:bCs/>
              </w:rPr>
              <w:t>7</w:t>
            </w:r>
          </w:p>
        </w:tc>
        <w:tc>
          <w:tcPr>
            <w:tcW w:w="1073" w:type="dxa"/>
          </w:tcPr>
          <w:p w14:paraId="32ABCFCE" w14:textId="77777777" w:rsidR="00320823" w:rsidRDefault="00320823" w:rsidP="00330C72">
            <w:pPr>
              <w:rPr>
                <w:b/>
                <w:bCs/>
              </w:rPr>
            </w:pPr>
            <w:r>
              <w:rPr>
                <w:b/>
                <w:bCs/>
              </w:rPr>
              <w:t>15</w:t>
            </w:r>
          </w:p>
        </w:tc>
        <w:tc>
          <w:tcPr>
            <w:tcW w:w="720" w:type="dxa"/>
          </w:tcPr>
          <w:p w14:paraId="044FCFE1" w14:textId="77777777" w:rsidR="00320823" w:rsidRDefault="00320823" w:rsidP="00330C72">
            <w:pPr>
              <w:rPr>
                <w:b/>
                <w:bCs/>
              </w:rPr>
            </w:pPr>
            <w:r>
              <w:rPr>
                <w:b/>
                <w:bCs/>
              </w:rPr>
              <w:t>176</w:t>
            </w:r>
          </w:p>
        </w:tc>
      </w:tr>
      <w:tr w:rsidR="00320823" w14:paraId="36B49868" w14:textId="77777777" w:rsidTr="00330C72">
        <w:tc>
          <w:tcPr>
            <w:tcW w:w="2628" w:type="dxa"/>
          </w:tcPr>
          <w:p w14:paraId="209ADB46" w14:textId="77777777" w:rsidR="00320823" w:rsidRDefault="00320823" w:rsidP="00330C72">
            <w:pPr>
              <w:rPr>
                <w:b/>
                <w:bCs/>
              </w:rPr>
            </w:pPr>
            <w:r>
              <w:rPr>
                <w:b/>
                <w:bCs/>
              </w:rPr>
              <w:t>External Interfaces (ET)</w:t>
            </w:r>
          </w:p>
        </w:tc>
        <w:tc>
          <w:tcPr>
            <w:tcW w:w="412" w:type="dxa"/>
          </w:tcPr>
          <w:p w14:paraId="6FDAC2C0" w14:textId="77777777" w:rsidR="00320823" w:rsidRDefault="00320823" w:rsidP="00330C72">
            <w:pPr>
              <w:rPr>
                <w:b/>
                <w:bCs/>
              </w:rPr>
            </w:pPr>
            <w:r>
              <w:rPr>
                <w:b/>
                <w:bCs/>
              </w:rPr>
              <w:t>2</w:t>
            </w:r>
          </w:p>
        </w:tc>
        <w:tc>
          <w:tcPr>
            <w:tcW w:w="879" w:type="dxa"/>
          </w:tcPr>
          <w:p w14:paraId="366E340A" w14:textId="77777777" w:rsidR="00320823" w:rsidRDefault="00320823" w:rsidP="00330C72">
            <w:pPr>
              <w:rPr>
                <w:b/>
                <w:bCs/>
              </w:rPr>
            </w:pPr>
            <w:r>
              <w:rPr>
                <w:b/>
                <w:bCs/>
              </w:rPr>
              <w:t>6</w:t>
            </w:r>
          </w:p>
        </w:tc>
        <w:tc>
          <w:tcPr>
            <w:tcW w:w="1007" w:type="dxa"/>
          </w:tcPr>
          <w:p w14:paraId="3CCF39E0" w14:textId="77777777" w:rsidR="00320823" w:rsidRDefault="00320823" w:rsidP="00330C72">
            <w:pPr>
              <w:rPr>
                <w:b/>
                <w:bCs/>
              </w:rPr>
            </w:pPr>
            <w:r>
              <w:rPr>
                <w:b/>
                <w:bCs/>
              </w:rPr>
              <w:t>3</w:t>
            </w:r>
          </w:p>
        </w:tc>
        <w:tc>
          <w:tcPr>
            <w:tcW w:w="1105" w:type="dxa"/>
          </w:tcPr>
          <w:p w14:paraId="74EC22D5" w14:textId="77777777" w:rsidR="00320823" w:rsidRDefault="00320823" w:rsidP="00330C72">
            <w:pPr>
              <w:rPr>
                <w:b/>
                <w:bCs/>
              </w:rPr>
            </w:pPr>
            <w:r>
              <w:rPr>
                <w:b/>
                <w:bCs/>
              </w:rPr>
              <w:t>7</w:t>
            </w:r>
          </w:p>
        </w:tc>
        <w:tc>
          <w:tcPr>
            <w:tcW w:w="1014" w:type="dxa"/>
          </w:tcPr>
          <w:p w14:paraId="22014B21" w14:textId="77777777" w:rsidR="00320823" w:rsidRDefault="00320823" w:rsidP="00330C72">
            <w:pPr>
              <w:rPr>
                <w:b/>
                <w:bCs/>
              </w:rPr>
            </w:pPr>
            <w:r>
              <w:rPr>
                <w:b/>
                <w:bCs/>
              </w:rPr>
              <w:t>3</w:t>
            </w:r>
          </w:p>
        </w:tc>
        <w:tc>
          <w:tcPr>
            <w:tcW w:w="1073" w:type="dxa"/>
          </w:tcPr>
          <w:p w14:paraId="26ABED4F" w14:textId="77777777" w:rsidR="00320823" w:rsidRDefault="00320823" w:rsidP="00330C72">
            <w:pPr>
              <w:rPr>
                <w:b/>
                <w:bCs/>
              </w:rPr>
            </w:pPr>
            <w:r>
              <w:rPr>
                <w:b/>
                <w:bCs/>
              </w:rPr>
              <w:t>10</w:t>
            </w:r>
          </w:p>
        </w:tc>
        <w:tc>
          <w:tcPr>
            <w:tcW w:w="720" w:type="dxa"/>
          </w:tcPr>
          <w:p w14:paraId="2CBBABA5" w14:textId="77777777" w:rsidR="00320823" w:rsidRDefault="00320823" w:rsidP="00330C72">
            <w:pPr>
              <w:rPr>
                <w:b/>
                <w:bCs/>
              </w:rPr>
            </w:pPr>
            <w:r>
              <w:rPr>
                <w:b/>
                <w:bCs/>
              </w:rPr>
              <w:t>63</w:t>
            </w:r>
          </w:p>
        </w:tc>
      </w:tr>
      <w:tr w:rsidR="00320823" w14:paraId="1B25A2E1" w14:textId="77777777" w:rsidTr="00330C72">
        <w:tc>
          <w:tcPr>
            <w:tcW w:w="2628" w:type="dxa"/>
          </w:tcPr>
          <w:p w14:paraId="4947A1DA" w14:textId="77777777" w:rsidR="00320823" w:rsidRDefault="00320823" w:rsidP="00330C72">
            <w:pPr>
              <w:rPr>
                <w:b/>
                <w:bCs/>
              </w:rPr>
            </w:pPr>
          </w:p>
        </w:tc>
        <w:tc>
          <w:tcPr>
            <w:tcW w:w="412" w:type="dxa"/>
          </w:tcPr>
          <w:p w14:paraId="5C18FA64" w14:textId="77777777" w:rsidR="00320823" w:rsidRDefault="00320823" w:rsidP="00330C72">
            <w:pPr>
              <w:rPr>
                <w:b/>
                <w:bCs/>
              </w:rPr>
            </w:pPr>
          </w:p>
        </w:tc>
        <w:tc>
          <w:tcPr>
            <w:tcW w:w="879" w:type="dxa"/>
          </w:tcPr>
          <w:p w14:paraId="454AB222" w14:textId="77777777" w:rsidR="00320823" w:rsidRDefault="00320823" w:rsidP="00330C72">
            <w:pPr>
              <w:rPr>
                <w:b/>
                <w:bCs/>
              </w:rPr>
            </w:pPr>
          </w:p>
        </w:tc>
        <w:tc>
          <w:tcPr>
            <w:tcW w:w="1007" w:type="dxa"/>
          </w:tcPr>
          <w:p w14:paraId="5DA09A17" w14:textId="77777777" w:rsidR="00320823" w:rsidRDefault="00320823" w:rsidP="00330C72">
            <w:pPr>
              <w:rPr>
                <w:b/>
                <w:bCs/>
              </w:rPr>
            </w:pPr>
          </w:p>
        </w:tc>
        <w:tc>
          <w:tcPr>
            <w:tcW w:w="1105" w:type="dxa"/>
          </w:tcPr>
          <w:p w14:paraId="75445917" w14:textId="77777777" w:rsidR="00320823" w:rsidRDefault="00320823" w:rsidP="00330C72">
            <w:pPr>
              <w:rPr>
                <w:b/>
                <w:bCs/>
              </w:rPr>
            </w:pPr>
          </w:p>
        </w:tc>
        <w:tc>
          <w:tcPr>
            <w:tcW w:w="1014" w:type="dxa"/>
          </w:tcPr>
          <w:p w14:paraId="5A1AC768" w14:textId="77777777" w:rsidR="00320823" w:rsidRDefault="00320823" w:rsidP="00330C72">
            <w:pPr>
              <w:rPr>
                <w:b/>
                <w:bCs/>
              </w:rPr>
            </w:pPr>
          </w:p>
        </w:tc>
        <w:tc>
          <w:tcPr>
            <w:tcW w:w="1073" w:type="dxa"/>
          </w:tcPr>
          <w:p w14:paraId="5060CAF4" w14:textId="77777777" w:rsidR="00320823" w:rsidRDefault="00320823" w:rsidP="00330C72">
            <w:pPr>
              <w:rPr>
                <w:b/>
                <w:bCs/>
              </w:rPr>
            </w:pPr>
            <w:r>
              <w:rPr>
                <w:b/>
                <w:bCs/>
              </w:rPr>
              <w:t>UFPs</w:t>
            </w:r>
          </w:p>
        </w:tc>
        <w:tc>
          <w:tcPr>
            <w:tcW w:w="720" w:type="dxa"/>
          </w:tcPr>
          <w:p w14:paraId="2C56DB3E" w14:textId="77777777" w:rsidR="00320823" w:rsidRDefault="00320823" w:rsidP="00330C72">
            <w:pPr>
              <w:rPr>
                <w:b/>
                <w:bCs/>
              </w:rPr>
            </w:pPr>
            <w:r>
              <w:rPr>
                <w:b/>
                <w:bCs/>
              </w:rPr>
              <w:t>435</w:t>
            </w:r>
          </w:p>
        </w:tc>
      </w:tr>
    </w:tbl>
    <w:p w14:paraId="0DE664E9" w14:textId="77777777" w:rsidR="00320823" w:rsidRDefault="00320823" w:rsidP="00320823">
      <w:pPr>
        <w:rPr>
          <w:b/>
          <w:bCs/>
        </w:rPr>
      </w:pPr>
    </w:p>
    <w:p w14:paraId="5ABA09F2" w14:textId="77777777" w:rsidR="00320823" w:rsidRPr="00451C32" w:rsidRDefault="00320823" w:rsidP="00320823">
      <w:pPr>
        <w:rPr>
          <w:b/>
          <w:bCs/>
          <w:color w:val="2F5496" w:themeColor="accent1" w:themeShade="BF"/>
        </w:rPr>
      </w:pPr>
      <w:r w:rsidRPr="00451C32">
        <w:rPr>
          <w:b/>
          <w:bCs/>
          <w:color w:val="2F5496" w:themeColor="accent1" w:themeShade="BF"/>
        </w:rPr>
        <w:t>A2.2 Technical Complexity Factor (TCF) Table</w:t>
      </w:r>
    </w:p>
    <w:tbl>
      <w:tblPr>
        <w:tblStyle w:val="TableGrid"/>
        <w:tblW w:w="0" w:type="auto"/>
        <w:tblLook w:val="04A0" w:firstRow="1" w:lastRow="0" w:firstColumn="1" w:lastColumn="0" w:noHBand="0" w:noVBand="1"/>
      </w:tblPr>
      <w:tblGrid>
        <w:gridCol w:w="648"/>
        <w:gridCol w:w="3510"/>
        <w:gridCol w:w="2808"/>
        <w:gridCol w:w="2322"/>
      </w:tblGrid>
      <w:tr w:rsidR="00320823" w14:paraId="4868FC07" w14:textId="77777777" w:rsidTr="00330C72">
        <w:tc>
          <w:tcPr>
            <w:tcW w:w="648" w:type="dxa"/>
          </w:tcPr>
          <w:p w14:paraId="2E1C77CF" w14:textId="77777777" w:rsidR="00320823" w:rsidRDefault="00320823" w:rsidP="00330C72">
            <w:pPr>
              <w:rPr>
                <w:b/>
                <w:bCs/>
              </w:rPr>
            </w:pPr>
          </w:p>
        </w:tc>
        <w:tc>
          <w:tcPr>
            <w:tcW w:w="3510" w:type="dxa"/>
          </w:tcPr>
          <w:p w14:paraId="152D1373" w14:textId="77777777" w:rsidR="00320823" w:rsidRDefault="00320823" w:rsidP="00330C72">
            <w:pPr>
              <w:rPr>
                <w:b/>
                <w:bCs/>
              </w:rPr>
            </w:pPr>
            <w:r>
              <w:rPr>
                <w:b/>
                <w:bCs/>
              </w:rPr>
              <w:t>Factors</w:t>
            </w:r>
          </w:p>
        </w:tc>
        <w:tc>
          <w:tcPr>
            <w:tcW w:w="2808" w:type="dxa"/>
          </w:tcPr>
          <w:p w14:paraId="7D4FCEAF" w14:textId="77777777" w:rsidR="00320823" w:rsidRDefault="00320823" w:rsidP="00330C72">
            <w:pPr>
              <w:rPr>
                <w:b/>
                <w:bCs/>
              </w:rPr>
            </w:pPr>
            <w:r>
              <w:rPr>
                <w:b/>
                <w:bCs/>
              </w:rPr>
              <w:t>Complexity</w:t>
            </w:r>
          </w:p>
        </w:tc>
        <w:tc>
          <w:tcPr>
            <w:tcW w:w="2322" w:type="dxa"/>
          </w:tcPr>
          <w:p w14:paraId="79B8FA58" w14:textId="77777777" w:rsidR="00320823" w:rsidRDefault="00320823" w:rsidP="00330C72">
            <w:pPr>
              <w:rPr>
                <w:b/>
                <w:bCs/>
              </w:rPr>
            </w:pPr>
            <w:r>
              <w:rPr>
                <w:b/>
                <w:bCs/>
              </w:rPr>
              <w:t>Complexity Value</w:t>
            </w:r>
          </w:p>
        </w:tc>
      </w:tr>
      <w:tr w:rsidR="00320823" w14:paraId="7FF2B0C7" w14:textId="77777777" w:rsidTr="00330C72">
        <w:tc>
          <w:tcPr>
            <w:tcW w:w="648" w:type="dxa"/>
          </w:tcPr>
          <w:p w14:paraId="7E996E55" w14:textId="77777777" w:rsidR="00320823" w:rsidRDefault="00320823" w:rsidP="00330C72">
            <w:pPr>
              <w:rPr>
                <w:b/>
                <w:bCs/>
              </w:rPr>
            </w:pPr>
            <w:r>
              <w:rPr>
                <w:b/>
                <w:bCs/>
              </w:rPr>
              <w:t>1</w:t>
            </w:r>
          </w:p>
        </w:tc>
        <w:tc>
          <w:tcPr>
            <w:tcW w:w="3510" w:type="dxa"/>
          </w:tcPr>
          <w:p w14:paraId="5F2AB241" w14:textId="77777777" w:rsidR="00320823" w:rsidRDefault="00320823" w:rsidP="00330C72">
            <w:pPr>
              <w:rPr>
                <w:b/>
                <w:bCs/>
              </w:rPr>
            </w:pPr>
            <w:r>
              <w:rPr>
                <w:b/>
                <w:bCs/>
              </w:rPr>
              <w:t>Data Communication</w:t>
            </w:r>
          </w:p>
        </w:tc>
        <w:tc>
          <w:tcPr>
            <w:tcW w:w="2808" w:type="dxa"/>
          </w:tcPr>
          <w:p w14:paraId="04055FBA" w14:textId="77777777" w:rsidR="00320823" w:rsidRDefault="00320823" w:rsidP="00330C72">
            <w:pPr>
              <w:rPr>
                <w:b/>
                <w:bCs/>
              </w:rPr>
            </w:pPr>
            <w:r>
              <w:rPr>
                <w:b/>
                <w:bCs/>
              </w:rPr>
              <w:t>Significant</w:t>
            </w:r>
          </w:p>
        </w:tc>
        <w:tc>
          <w:tcPr>
            <w:tcW w:w="2322" w:type="dxa"/>
          </w:tcPr>
          <w:p w14:paraId="5D361C90" w14:textId="77777777" w:rsidR="00320823" w:rsidRDefault="00320823" w:rsidP="00330C72">
            <w:pPr>
              <w:rPr>
                <w:b/>
                <w:bCs/>
              </w:rPr>
            </w:pPr>
            <w:r>
              <w:rPr>
                <w:b/>
                <w:bCs/>
              </w:rPr>
              <w:t>4</w:t>
            </w:r>
          </w:p>
        </w:tc>
      </w:tr>
      <w:tr w:rsidR="00320823" w14:paraId="104E3CDC" w14:textId="77777777" w:rsidTr="00330C72">
        <w:tc>
          <w:tcPr>
            <w:tcW w:w="648" w:type="dxa"/>
          </w:tcPr>
          <w:p w14:paraId="1C74B4C9" w14:textId="77777777" w:rsidR="00320823" w:rsidRDefault="00320823" w:rsidP="00330C72">
            <w:pPr>
              <w:rPr>
                <w:b/>
                <w:bCs/>
              </w:rPr>
            </w:pPr>
            <w:r>
              <w:rPr>
                <w:b/>
                <w:bCs/>
              </w:rPr>
              <w:t>2</w:t>
            </w:r>
          </w:p>
        </w:tc>
        <w:tc>
          <w:tcPr>
            <w:tcW w:w="3510" w:type="dxa"/>
          </w:tcPr>
          <w:p w14:paraId="44484B7A" w14:textId="77777777" w:rsidR="00320823" w:rsidRDefault="00320823" w:rsidP="00330C72">
            <w:pPr>
              <w:rPr>
                <w:b/>
                <w:bCs/>
              </w:rPr>
            </w:pPr>
            <w:r>
              <w:rPr>
                <w:b/>
                <w:bCs/>
              </w:rPr>
              <w:t>Distributed Data Processing</w:t>
            </w:r>
          </w:p>
        </w:tc>
        <w:tc>
          <w:tcPr>
            <w:tcW w:w="2808" w:type="dxa"/>
          </w:tcPr>
          <w:p w14:paraId="24845399" w14:textId="77777777" w:rsidR="00320823" w:rsidRDefault="00320823" w:rsidP="00330C72">
            <w:pPr>
              <w:rPr>
                <w:b/>
                <w:bCs/>
              </w:rPr>
            </w:pPr>
            <w:r>
              <w:rPr>
                <w:b/>
                <w:bCs/>
              </w:rPr>
              <w:t>Moderate</w:t>
            </w:r>
          </w:p>
        </w:tc>
        <w:tc>
          <w:tcPr>
            <w:tcW w:w="2322" w:type="dxa"/>
          </w:tcPr>
          <w:p w14:paraId="0387EAFA" w14:textId="77777777" w:rsidR="00320823" w:rsidRDefault="00320823" w:rsidP="00330C72">
            <w:pPr>
              <w:rPr>
                <w:b/>
                <w:bCs/>
              </w:rPr>
            </w:pPr>
            <w:r>
              <w:rPr>
                <w:b/>
                <w:bCs/>
              </w:rPr>
              <w:t>2</w:t>
            </w:r>
          </w:p>
        </w:tc>
      </w:tr>
      <w:tr w:rsidR="00320823" w14:paraId="463289B0" w14:textId="77777777" w:rsidTr="00330C72">
        <w:tc>
          <w:tcPr>
            <w:tcW w:w="648" w:type="dxa"/>
          </w:tcPr>
          <w:p w14:paraId="248174B4" w14:textId="77777777" w:rsidR="00320823" w:rsidRDefault="00320823" w:rsidP="00330C72">
            <w:pPr>
              <w:rPr>
                <w:b/>
                <w:bCs/>
              </w:rPr>
            </w:pPr>
            <w:r>
              <w:rPr>
                <w:b/>
                <w:bCs/>
              </w:rPr>
              <w:t>3</w:t>
            </w:r>
          </w:p>
        </w:tc>
        <w:tc>
          <w:tcPr>
            <w:tcW w:w="3510" w:type="dxa"/>
          </w:tcPr>
          <w:p w14:paraId="1566DA63" w14:textId="77777777" w:rsidR="00320823" w:rsidRDefault="00320823" w:rsidP="00330C72">
            <w:pPr>
              <w:rPr>
                <w:b/>
                <w:bCs/>
              </w:rPr>
            </w:pPr>
            <w:r>
              <w:rPr>
                <w:b/>
                <w:bCs/>
              </w:rPr>
              <w:t>Performance Criteria</w:t>
            </w:r>
          </w:p>
        </w:tc>
        <w:tc>
          <w:tcPr>
            <w:tcW w:w="2808" w:type="dxa"/>
          </w:tcPr>
          <w:p w14:paraId="25D4B5E6" w14:textId="77777777" w:rsidR="00320823" w:rsidRDefault="00320823" w:rsidP="00330C72">
            <w:pPr>
              <w:rPr>
                <w:b/>
                <w:bCs/>
              </w:rPr>
            </w:pPr>
            <w:r>
              <w:rPr>
                <w:b/>
                <w:bCs/>
              </w:rPr>
              <w:t>Significant</w:t>
            </w:r>
          </w:p>
        </w:tc>
        <w:tc>
          <w:tcPr>
            <w:tcW w:w="2322" w:type="dxa"/>
          </w:tcPr>
          <w:p w14:paraId="6C52F94A" w14:textId="77777777" w:rsidR="00320823" w:rsidRDefault="00320823" w:rsidP="00330C72">
            <w:pPr>
              <w:rPr>
                <w:b/>
                <w:bCs/>
              </w:rPr>
            </w:pPr>
            <w:r>
              <w:rPr>
                <w:b/>
                <w:bCs/>
              </w:rPr>
              <w:t>4</w:t>
            </w:r>
          </w:p>
        </w:tc>
      </w:tr>
      <w:tr w:rsidR="00320823" w14:paraId="3FD7279B" w14:textId="77777777" w:rsidTr="00330C72">
        <w:tc>
          <w:tcPr>
            <w:tcW w:w="648" w:type="dxa"/>
          </w:tcPr>
          <w:p w14:paraId="1BD8FDE1" w14:textId="77777777" w:rsidR="00320823" w:rsidRDefault="00320823" w:rsidP="00330C72">
            <w:pPr>
              <w:rPr>
                <w:b/>
                <w:bCs/>
              </w:rPr>
            </w:pPr>
            <w:r>
              <w:rPr>
                <w:b/>
                <w:bCs/>
              </w:rPr>
              <w:t>4</w:t>
            </w:r>
          </w:p>
        </w:tc>
        <w:tc>
          <w:tcPr>
            <w:tcW w:w="3510" w:type="dxa"/>
          </w:tcPr>
          <w:p w14:paraId="6E906B84" w14:textId="77777777" w:rsidR="00320823" w:rsidRDefault="00320823" w:rsidP="00330C72">
            <w:pPr>
              <w:rPr>
                <w:b/>
                <w:bCs/>
              </w:rPr>
            </w:pPr>
            <w:r>
              <w:rPr>
                <w:b/>
                <w:bCs/>
              </w:rPr>
              <w:t>Heavily utilized Hardware</w:t>
            </w:r>
          </w:p>
        </w:tc>
        <w:tc>
          <w:tcPr>
            <w:tcW w:w="2808" w:type="dxa"/>
          </w:tcPr>
          <w:p w14:paraId="35798B6F" w14:textId="77777777" w:rsidR="00320823" w:rsidRDefault="00320823" w:rsidP="00330C72">
            <w:pPr>
              <w:rPr>
                <w:b/>
                <w:bCs/>
              </w:rPr>
            </w:pPr>
            <w:r>
              <w:rPr>
                <w:b/>
                <w:bCs/>
              </w:rPr>
              <w:t>Incidental</w:t>
            </w:r>
          </w:p>
        </w:tc>
        <w:tc>
          <w:tcPr>
            <w:tcW w:w="2322" w:type="dxa"/>
          </w:tcPr>
          <w:p w14:paraId="12E6EB22" w14:textId="77777777" w:rsidR="00320823" w:rsidRDefault="00320823" w:rsidP="00330C72">
            <w:pPr>
              <w:rPr>
                <w:b/>
                <w:bCs/>
              </w:rPr>
            </w:pPr>
            <w:r>
              <w:rPr>
                <w:b/>
                <w:bCs/>
              </w:rPr>
              <w:t>1</w:t>
            </w:r>
          </w:p>
        </w:tc>
      </w:tr>
      <w:tr w:rsidR="00320823" w14:paraId="41ED0E4B" w14:textId="77777777" w:rsidTr="00330C72">
        <w:tc>
          <w:tcPr>
            <w:tcW w:w="648" w:type="dxa"/>
          </w:tcPr>
          <w:p w14:paraId="3C173E40" w14:textId="77777777" w:rsidR="00320823" w:rsidRDefault="00320823" w:rsidP="00330C72">
            <w:pPr>
              <w:rPr>
                <w:b/>
                <w:bCs/>
              </w:rPr>
            </w:pPr>
            <w:r>
              <w:rPr>
                <w:b/>
                <w:bCs/>
              </w:rPr>
              <w:t>5</w:t>
            </w:r>
          </w:p>
        </w:tc>
        <w:tc>
          <w:tcPr>
            <w:tcW w:w="3510" w:type="dxa"/>
          </w:tcPr>
          <w:p w14:paraId="62BBE807" w14:textId="77777777" w:rsidR="00320823" w:rsidRDefault="00320823" w:rsidP="00330C72">
            <w:pPr>
              <w:rPr>
                <w:b/>
                <w:bCs/>
              </w:rPr>
            </w:pPr>
            <w:r>
              <w:rPr>
                <w:b/>
                <w:bCs/>
              </w:rPr>
              <w:t>High Transaction Rates</w:t>
            </w:r>
          </w:p>
        </w:tc>
        <w:tc>
          <w:tcPr>
            <w:tcW w:w="2808" w:type="dxa"/>
          </w:tcPr>
          <w:p w14:paraId="5DC13905" w14:textId="77777777" w:rsidR="00320823" w:rsidRDefault="00320823" w:rsidP="00330C72">
            <w:pPr>
              <w:rPr>
                <w:b/>
                <w:bCs/>
              </w:rPr>
            </w:pPr>
            <w:r>
              <w:rPr>
                <w:b/>
                <w:bCs/>
              </w:rPr>
              <w:t>Significant</w:t>
            </w:r>
          </w:p>
        </w:tc>
        <w:tc>
          <w:tcPr>
            <w:tcW w:w="2322" w:type="dxa"/>
          </w:tcPr>
          <w:p w14:paraId="58B564E8" w14:textId="77777777" w:rsidR="00320823" w:rsidRDefault="00320823" w:rsidP="00330C72">
            <w:pPr>
              <w:rPr>
                <w:b/>
                <w:bCs/>
              </w:rPr>
            </w:pPr>
            <w:r>
              <w:rPr>
                <w:b/>
                <w:bCs/>
              </w:rPr>
              <w:t>4</w:t>
            </w:r>
          </w:p>
        </w:tc>
      </w:tr>
      <w:tr w:rsidR="00320823" w14:paraId="2DCB2487" w14:textId="77777777" w:rsidTr="00330C72">
        <w:tc>
          <w:tcPr>
            <w:tcW w:w="648" w:type="dxa"/>
          </w:tcPr>
          <w:p w14:paraId="3E4A304F" w14:textId="77777777" w:rsidR="00320823" w:rsidRDefault="00320823" w:rsidP="00330C72">
            <w:pPr>
              <w:rPr>
                <w:b/>
                <w:bCs/>
              </w:rPr>
            </w:pPr>
            <w:r>
              <w:rPr>
                <w:b/>
                <w:bCs/>
              </w:rPr>
              <w:t>6</w:t>
            </w:r>
          </w:p>
        </w:tc>
        <w:tc>
          <w:tcPr>
            <w:tcW w:w="3510" w:type="dxa"/>
          </w:tcPr>
          <w:p w14:paraId="3F2C111A" w14:textId="77777777" w:rsidR="00320823" w:rsidRDefault="00320823" w:rsidP="00330C72">
            <w:pPr>
              <w:rPr>
                <w:b/>
                <w:bCs/>
              </w:rPr>
            </w:pPr>
            <w:r>
              <w:rPr>
                <w:b/>
                <w:bCs/>
              </w:rPr>
              <w:t>Online Data Entry</w:t>
            </w:r>
          </w:p>
        </w:tc>
        <w:tc>
          <w:tcPr>
            <w:tcW w:w="2808" w:type="dxa"/>
          </w:tcPr>
          <w:p w14:paraId="1898FA73" w14:textId="77777777" w:rsidR="00320823" w:rsidRDefault="00320823" w:rsidP="00330C72">
            <w:pPr>
              <w:rPr>
                <w:b/>
                <w:bCs/>
              </w:rPr>
            </w:pPr>
            <w:r>
              <w:rPr>
                <w:b/>
                <w:bCs/>
              </w:rPr>
              <w:t>Average</w:t>
            </w:r>
          </w:p>
        </w:tc>
        <w:tc>
          <w:tcPr>
            <w:tcW w:w="2322" w:type="dxa"/>
          </w:tcPr>
          <w:p w14:paraId="3FCCC5C0" w14:textId="77777777" w:rsidR="00320823" w:rsidRDefault="00320823" w:rsidP="00330C72">
            <w:pPr>
              <w:rPr>
                <w:b/>
                <w:bCs/>
              </w:rPr>
            </w:pPr>
            <w:r>
              <w:rPr>
                <w:b/>
                <w:bCs/>
              </w:rPr>
              <w:t>3</w:t>
            </w:r>
          </w:p>
        </w:tc>
      </w:tr>
      <w:tr w:rsidR="00320823" w14:paraId="4F78C0DC" w14:textId="77777777" w:rsidTr="00330C72">
        <w:tc>
          <w:tcPr>
            <w:tcW w:w="648" w:type="dxa"/>
          </w:tcPr>
          <w:p w14:paraId="65451759" w14:textId="77777777" w:rsidR="00320823" w:rsidRDefault="00320823" w:rsidP="00330C72">
            <w:pPr>
              <w:rPr>
                <w:b/>
                <w:bCs/>
              </w:rPr>
            </w:pPr>
            <w:r>
              <w:rPr>
                <w:b/>
                <w:bCs/>
              </w:rPr>
              <w:t>7</w:t>
            </w:r>
          </w:p>
        </w:tc>
        <w:tc>
          <w:tcPr>
            <w:tcW w:w="3510" w:type="dxa"/>
          </w:tcPr>
          <w:p w14:paraId="269D960A" w14:textId="77777777" w:rsidR="00320823" w:rsidRDefault="00320823" w:rsidP="00330C72">
            <w:pPr>
              <w:rPr>
                <w:b/>
                <w:bCs/>
              </w:rPr>
            </w:pPr>
            <w:r>
              <w:rPr>
                <w:b/>
                <w:bCs/>
              </w:rPr>
              <w:t>Online Updating</w:t>
            </w:r>
          </w:p>
        </w:tc>
        <w:tc>
          <w:tcPr>
            <w:tcW w:w="2808" w:type="dxa"/>
          </w:tcPr>
          <w:p w14:paraId="0691B5E8" w14:textId="77777777" w:rsidR="00320823" w:rsidRDefault="00320823" w:rsidP="00330C72">
            <w:pPr>
              <w:rPr>
                <w:b/>
                <w:bCs/>
              </w:rPr>
            </w:pPr>
            <w:r>
              <w:rPr>
                <w:b/>
                <w:bCs/>
              </w:rPr>
              <w:t>Average</w:t>
            </w:r>
          </w:p>
        </w:tc>
        <w:tc>
          <w:tcPr>
            <w:tcW w:w="2322" w:type="dxa"/>
          </w:tcPr>
          <w:p w14:paraId="1EFC4892" w14:textId="77777777" w:rsidR="00320823" w:rsidRDefault="00320823" w:rsidP="00330C72">
            <w:pPr>
              <w:rPr>
                <w:b/>
                <w:bCs/>
              </w:rPr>
            </w:pPr>
            <w:r>
              <w:rPr>
                <w:b/>
                <w:bCs/>
              </w:rPr>
              <w:t>3</w:t>
            </w:r>
          </w:p>
        </w:tc>
      </w:tr>
      <w:tr w:rsidR="00320823" w14:paraId="277693C8" w14:textId="77777777" w:rsidTr="00330C72">
        <w:tc>
          <w:tcPr>
            <w:tcW w:w="648" w:type="dxa"/>
          </w:tcPr>
          <w:p w14:paraId="668B9E1F" w14:textId="77777777" w:rsidR="00320823" w:rsidRDefault="00320823" w:rsidP="00330C72">
            <w:pPr>
              <w:rPr>
                <w:b/>
                <w:bCs/>
              </w:rPr>
            </w:pPr>
            <w:r>
              <w:rPr>
                <w:b/>
                <w:bCs/>
              </w:rPr>
              <w:lastRenderedPageBreak/>
              <w:t>8</w:t>
            </w:r>
          </w:p>
        </w:tc>
        <w:tc>
          <w:tcPr>
            <w:tcW w:w="3510" w:type="dxa"/>
          </w:tcPr>
          <w:p w14:paraId="153E022D" w14:textId="77777777" w:rsidR="00320823" w:rsidRDefault="00320823" w:rsidP="00330C72">
            <w:pPr>
              <w:rPr>
                <w:b/>
                <w:bCs/>
              </w:rPr>
            </w:pPr>
            <w:r>
              <w:rPr>
                <w:b/>
                <w:bCs/>
              </w:rPr>
              <w:t>End-user Efficiency</w:t>
            </w:r>
          </w:p>
        </w:tc>
        <w:tc>
          <w:tcPr>
            <w:tcW w:w="2808" w:type="dxa"/>
          </w:tcPr>
          <w:p w14:paraId="06E635F1" w14:textId="77777777" w:rsidR="00320823" w:rsidRDefault="00320823" w:rsidP="00330C72">
            <w:pPr>
              <w:rPr>
                <w:b/>
                <w:bCs/>
              </w:rPr>
            </w:pPr>
            <w:r>
              <w:rPr>
                <w:b/>
                <w:bCs/>
              </w:rPr>
              <w:t>Significant</w:t>
            </w:r>
          </w:p>
        </w:tc>
        <w:tc>
          <w:tcPr>
            <w:tcW w:w="2322" w:type="dxa"/>
          </w:tcPr>
          <w:p w14:paraId="48B01DDD" w14:textId="77777777" w:rsidR="00320823" w:rsidRDefault="00320823" w:rsidP="00330C72">
            <w:pPr>
              <w:rPr>
                <w:b/>
                <w:bCs/>
              </w:rPr>
            </w:pPr>
            <w:r>
              <w:rPr>
                <w:b/>
                <w:bCs/>
              </w:rPr>
              <w:t>4</w:t>
            </w:r>
          </w:p>
        </w:tc>
      </w:tr>
      <w:tr w:rsidR="00320823" w14:paraId="3C1C1355" w14:textId="77777777" w:rsidTr="00330C72">
        <w:tc>
          <w:tcPr>
            <w:tcW w:w="648" w:type="dxa"/>
          </w:tcPr>
          <w:p w14:paraId="0B103A19" w14:textId="77777777" w:rsidR="00320823" w:rsidRDefault="00320823" w:rsidP="00330C72">
            <w:pPr>
              <w:rPr>
                <w:b/>
                <w:bCs/>
              </w:rPr>
            </w:pPr>
            <w:r>
              <w:rPr>
                <w:b/>
                <w:bCs/>
              </w:rPr>
              <w:t>9</w:t>
            </w:r>
          </w:p>
        </w:tc>
        <w:tc>
          <w:tcPr>
            <w:tcW w:w="3510" w:type="dxa"/>
          </w:tcPr>
          <w:p w14:paraId="08918DC7" w14:textId="77777777" w:rsidR="00320823" w:rsidRDefault="00320823" w:rsidP="00330C72">
            <w:pPr>
              <w:rPr>
                <w:b/>
                <w:bCs/>
              </w:rPr>
            </w:pPr>
            <w:r>
              <w:rPr>
                <w:b/>
                <w:bCs/>
              </w:rPr>
              <w:t>Complex Computations</w:t>
            </w:r>
          </w:p>
        </w:tc>
        <w:tc>
          <w:tcPr>
            <w:tcW w:w="2808" w:type="dxa"/>
          </w:tcPr>
          <w:p w14:paraId="52F8C3B7" w14:textId="77777777" w:rsidR="00320823" w:rsidRDefault="00320823" w:rsidP="00330C72">
            <w:pPr>
              <w:rPr>
                <w:b/>
                <w:bCs/>
              </w:rPr>
            </w:pPr>
            <w:r>
              <w:rPr>
                <w:b/>
                <w:bCs/>
              </w:rPr>
              <w:t>Incidental</w:t>
            </w:r>
          </w:p>
        </w:tc>
        <w:tc>
          <w:tcPr>
            <w:tcW w:w="2322" w:type="dxa"/>
          </w:tcPr>
          <w:p w14:paraId="2C7914B4" w14:textId="77777777" w:rsidR="00320823" w:rsidRDefault="00320823" w:rsidP="00330C72">
            <w:pPr>
              <w:rPr>
                <w:b/>
                <w:bCs/>
              </w:rPr>
            </w:pPr>
            <w:r>
              <w:rPr>
                <w:b/>
                <w:bCs/>
              </w:rPr>
              <w:t>1</w:t>
            </w:r>
          </w:p>
        </w:tc>
      </w:tr>
      <w:tr w:rsidR="00320823" w14:paraId="34C1337E" w14:textId="77777777" w:rsidTr="00330C72">
        <w:tc>
          <w:tcPr>
            <w:tcW w:w="648" w:type="dxa"/>
          </w:tcPr>
          <w:p w14:paraId="1C1E8AD5" w14:textId="77777777" w:rsidR="00320823" w:rsidRDefault="00320823" w:rsidP="00330C72">
            <w:pPr>
              <w:rPr>
                <w:b/>
                <w:bCs/>
              </w:rPr>
            </w:pPr>
            <w:r>
              <w:rPr>
                <w:b/>
                <w:bCs/>
              </w:rPr>
              <w:t>10</w:t>
            </w:r>
          </w:p>
        </w:tc>
        <w:tc>
          <w:tcPr>
            <w:tcW w:w="3510" w:type="dxa"/>
          </w:tcPr>
          <w:p w14:paraId="5AC0D6E2" w14:textId="77777777" w:rsidR="00320823" w:rsidRDefault="00320823" w:rsidP="00330C72">
            <w:pPr>
              <w:rPr>
                <w:b/>
                <w:bCs/>
              </w:rPr>
            </w:pPr>
            <w:r>
              <w:rPr>
                <w:b/>
                <w:bCs/>
              </w:rPr>
              <w:t>Reusability</w:t>
            </w:r>
          </w:p>
        </w:tc>
        <w:tc>
          <w:tcPr>
            <w:tcW w:w="2808" w:type="dxa"/>
          </w:tcPr>
          <w:p w14:paraId="33007D36" w14:textId="77777777" w:rsidR="00320823" w:rsidRDefault="00320823" w:rsidP="00330C72">
            <w:pPr>
              <w:rPr>
                <w:b/>
                <w:bCs/>
              </w:rPr>
            </w:pPr>
            <w:r>
              <w:rPr>
                <w:b/>
                <w:bCs/>
              </w:rPr>
              <w:t>Average</w:t>
            </w:r>
          </w:p>
        </w:tc>
        <w:tc>
          <w:tcPr>
            <w:tcW w:w="2322" w:type="dxa"/>
          </w:tcPr>
          <w:p w14:paraId="34D043AE" w14:textId="77777777" w:rsidR="00320823" w:rsidRDefault="00320823" w:rsidP="00330C72">
            <w:pPr>
              <w:rPr>
                <w:b/>
                <w:bCs/>
              </w:rPr>
            </w:pPr>
            <w:r>
              <w:rPr>
                <w:b/>
                <w:bCs/>
              </w:rPr>
              <w:t>3</w:t>
            </w:r>
          </w:p>
        </w:tc>
      </w:tr>
      <w:tr w:rsidR="00320823" w14:paraId="2FCFBEB8" w14:textId="77777777" w:rsidTr="00330C72">
        <w:tc>
          <w:tcPr>
            <w:tcW w:w="648" w:type="dxa"/>
          </w:tcPr>
          <w:p w14:paraId="72E134F9" w14:textId="77777777" w:rsidR="00320823" w:rsidRDefault="00320823" w:rsidP="00330C72">
            <w:pPr>
              <w:rPr>
                <w:b/>
                <w:bCs/>
              </w:rPr>
            </w:pPr>
            <w:r>
              <w:rPr>
                <w:b/>
                <w:bCs/>
              </w:rPr>
              <w:t>11</w:t>
            </w:r>
          </w:p>
        </w:tc>
        <w:tc>
          <w:tcPr>
            <w:tcW w:w="3510" w:type="dxa"/>
          </w:tcPr>
          <w:p w14:paraId="44BA2A3F" w14:textId="77777777" w:rsidR="00320823" w:rsidRDefault="00320823" w:rsidP="00330C72">
            <w:pPr>
              <w:rPr>
                <w:b/>
                <w:bCs/>
              </w:rPr>
            </w:pPr>
            <w:r>
              <w:rPr>
                <w:b/>
                <w:bCs/>
              </w:rPr>
              <w:t>Ease of Installation</w:t>
            </w:r>
          </w:p>
        </w:tc>
        <w:tc>
          <w:tcPr>
            <w:tcW w:w="2808" w:type="dxa"/>
          </w:tcPr>
          <w:p w14:paraId="34F37B0B" w14:textId="77777777" w:rsidR="00320823" w:rsidRDefault="00320823" w:rsidP="00330C72">
            <w:pPr>
              <w:rPr>
                <w:b/>
                <w:bCs/>
              </w:rPr>
            </w:pPr>
            <w:r>
              <w:rPr>
                <w:b/>
                <w:bCs/>
              </w:rPr>
              <w:t>Significant</w:t>
            </w:r>
          </w:p>
        </w:tc>
        <w:tc>
          <w:tcPr>
            <w:tcW w:w="2322" w:type="dxa"/>
          </w:tcPr>
          <w:p w14:paraId="7BC42BC2" w14:textId="77777777" w:rsidR="00320823" w:rsidRDefault="00320823" w:rsidP="00330C72">
            <w:pPr>
              <w:rPr>
                <w:b/>
                <w:bCs/>
              </w:rPr>
            </w:pPr>
            <w:r>
              <w:rPr>
                <w:b/>
                <w:bCs/>
              </w:rPr>
              <w:t>4</w:t>
            </w:r>
          </w:p>
        </w:tc>
      </w:tr>
      <w:tr w:rsidR="00320823" w14:paraId="55858C2E" w14:textId="77777777" w:rsidTr="00330C72">
        <w:tc>
          <w:tcPr>
            <w:tcW w:w="648" w:type="dxa"/>
          </w:tcPr>
          <w:p w14:paraId="4FD45B74" w14:textId="77777777" w:rsidR="00320823" w:rsidRDefault="00320823" w:rsidP="00330C72">
            <w:pPr>
              <w:rPr>
                <w:b/>
                <w:bCs/>
              </w:rPr>
            </w:pPr>
            <w:r>
              <w:rPr>
                <w:b/>
                <w:bCs/>
              </w:rPr>
              <w:t>12</w:t>
            </w:r>
          </w:p>
        </w:tc>
        <w:tc>
          <w:tcPr>
            <w:tcW w:w="3510" w:type="dxa"/>
          </w:tcPr>
          <w:p w14:paraId="20C55D57" w14:textId="77777777" w:rsidR="00320823" w:rsidRDefault="00320823" w:rsidP="00330C72">
            <w:pPr>
              <w:rPr>
                <w:b/>
                <w:bCs/>
              </w:rPr>
            </w:pPr>
            <w:r>
              <w:rPr>
                <w:b/>
                <w:bCs/>
              </w:rPr>
              <w:t>Ease of Operation</w:t>
            </w:r>
          </w:p>
        </w:tc>
        <w:tc>
          <w:tcPr>
            <w:tcW w:w="2808" w:type="dxa"/>
          </w:tcPr>
          <w:p w14:paraId="4E9A912C" w14:textId="77777777" w:rsidR="00320823" w:rsidRDefault="00320823" w:rsidP="00330C72">
            <w:pPr>
              <w:rPr>
                <w:b/>
                <w:bCs/>
              </w:rPr>
            </w:pPr>
            <w:r>
              <w:rPr>
                <w:b/>
                <w:bCs/>
              </w:rPr>
              <w:t>Essential</w:t>
            </w:r>
          </w:p>
        </w:tc>
        <w:tc>
          <w:tcPr>
            <w:tcW w:w="2322" w:type="dxa"/>
          </w:tcPr>
          <w:p w14:paraId="1AC0122A" w14:textId="77777777" w:rsidR="00320823" w:rsidRDefault="00320823" w:rsidP="00330C72">
            <w:pPr>
              <w:rPr>
                <w:b/>
                <w:bCs/>
              </w:rPr>
            </w:pPr>
            <w:r>
              <w:rPr>
                <w:b/>
                <w:bCs/>
              </w:rPr>
              <w:t>5</w:t>
            </w:r>
          </w:p>
        </w:tc>
      </w:tr>
      <w:tr w:rsidR="00320823" w14:paraId="36D40ACA" w14:textId="77777777" w:rsidTr="00330C72">
        <w:tc>
          <w:tcPr>
            <w:tcW w:w="648" w:type="dxa"/>
          </w:tcPr>
          <w:p w14:paraId="7F5FA004" w14:textId="77777777" w:rsidR="00320823" w:rsidRDefault="00320823" w:rsidP="00330C72">
            <w:pPr>
              <w:rPr>
                <w:b/>
                <w:bCs/>
              </w:rPr>
            </w:pPr>
            <w:r>
              <w:rPr>
                <w:b/>
                <w:bCs/>
              </w:rPr>
              <w:t>13</w:t>
            </w:r>
          </w:p>
        </w:tc>
        <w:tc>
          <w:tcPr>
            <w:tcW w:w="3510" w:type="dxa"/>
          </w:tcPr>
          <w:p w14:paraId="128ABB75" w14:textId="77777777" w:rsidR="00320823" w:rsidRDefault="00320823" w:rsidP="00330C72">
            <w:pPr>
              <w:rPr>
                <w:b/>
                <w:bCs/>
              </w:rPr>
            </w:pPr>
            <w:r>
              <w:rPr>
                <w:b/>
                <w:bCs/>
              </w:rPr>
              <w:t>Portability</w:t>
            </w:r>
          </w:p>
        </w:tc>
        <w:tc>
          <w:tcPr>
            <w:tcW w:w="2808" w:type="dxa"/>
          </w:tcPr>
          <w:p w14:paraId="6F4630AC" w14:textId="77777777" w:rsidR="00320823" w:rsidRDefault="00320823" w:rsidP="00330C72">
            <w:pPr>
              <w:rPr>
                <w:b/>
                <w:bCs/>
              </w:rPr>
            </w:pPr>
            <w:r>
              <w:rPr>
                <w:b/>
                <w:bCs/>
              </w:rPr>
              <w:t>Significant</w:t>
            </w:r>
          </w:p>
        </w:tc>
        <w:tc>
          <w:tcPr>
            <w:tcW w:w="2322" w:type="dxa"/>
          </w:tcPr>
          <w:p w14:paraId="72C62706" w14:textId="77777777" w:rsidR="00320823" w:rsidRDefault="00320823" w:rsidP="00330C72">
            <w:pPr>
              <w:rPr>
                <w:b/>
                <w:bCs/>
              </w:rPr>
            </w:pPr>
            <w:r>
              <w:rPr>
                <w:b/>
                <w:bCs/>
              </w:rPr>
              <w:t>4</w:t>
            </w:r>
          </w:p>
        </w:tc>
      </w:tr>
      <w:tr w:rsidR="00320823" w14:paraId="0F198FFD" w14:textId="77777777" w:rsidTr="00330C72">
        <w:tc>
          <w:tcPr>
            <w:tcW w:w="648" w:type="dxa"/>
          </w:tcPr>
          <w:p w14:paraId="7FAEB9BA" w14:textId="77777777" w:rsidR="00320823" w:rsidRDefault="00320823" w:rsidP="00330C72">
            <w:pPr>
              <w:rPr>
                <w:b/>
                <w:bCs/>
              </w:rPr>
            </w:pPr>
            <w:r>
              <w:rPr>
                <w:b/>
                <w:bCs/>
              </w:rPr>
              <w:t>14</w:t>
            </w:r>
          </w:p>
        </w:tc>
        <w:tc>
          <w:tcPr>
            <w:tcW w:w="3510" w:type="dxa"/>
          </w:tcPr>
          <w:p w14:paraId="6D18064F" w14:textId="77777777" w:rsidR="00320823" w:rsidRDefault="00320823" w:rsidP="00330C72">
            <w:pPr>
              <w:rPr>
                <w:b/>
                <w:bCs/>
              </w:rPr>
            </w:pPr>
            <w:r>
              <w:rPr>
                <w:b/>
                <w:bCs/>
              </w:rPr>
              <w:t>Maintainability</w:t>
            </w:r>
          </w:p>
        </w:tc>
        <w:tc>
          <w:tcPr>
            <w:tcW w:w="2808" w:type="dxa"/>
          </w:tcPr>
          <w:p w14:paraId="4DB6FAB6" w14:textId="77777777" w:rsidR="00320823" w:rsidRDefault="00320823" w:rsidP="00330C72">
            <w:pPr>
              <w:rPr>
                <w:b/>
                <w:bCs/>
              </w:rPr>
            </w:pPr>
            <w:r>
              <w:rPr>
                <w:b/>
                <w:bCs/>
              </w:rPr>
              <w:t>Essential</w:t>
            </w:r>
          </w:p>
        </w:tc>
        <w:tc>
          <w:tcPr>
            <w:tcW w:w="2322" w:type="dxa"/>
          </w:tcPr>
          <w:p w14:paraId="7FBCF540" w14:textId="77777777" w:rsidR="00320823" w:rsidRDefault="00320823" w:rsidP="00330C72">
            <w:pPr>
              <w:rPr>
                <w:b/>
                <w:bCs/>
              </w:rPr>
            </w:pPr>
            <w:r>
              <w:rPr>
                <w:b/>
                <w:bCs/>
              </w:rPr>
              <w:t>5</w:t>
            </w:r>
          </w:p>
        </w:tc>
      </w:tr>
      <w:tr w:rsidR="00320823" w14:paraId="4EFC4E93" w14:textId="77777777" w:rsidTr="00330C72">
        <w:tc>
          <w:tcPr>
            <w:tcW w:w="648" w:type="dxa"/>
          </w:tcPr>
          <w:p w14:paraId="62B59A93" w14:textId="77777777" w:rsidR="00320823" w:rsidRDefault="00320823" w:rsidP="00330C72">
            <w:pPr>
              <w:rPr>
                <w:b/>
                <w:bCs/>
              </w:rPr>
            </w:pPr>
          </w:p>
        </w:tc>
        <w:tc>
          <w:tcPr>
            <w:tcW w:w="3510" w:type="dxa"/>
          </w:tcPr>
          <w:p w14:paraId="6BF7E60C" w14:textId="77777777" w:rsidR="00320823" w:rsidRDefault="00320823" w:rsidP="00330C72">
            <w:pPr>
              <w:rPr>
                <w:b/>
                <w:bCs/>
              </w:rPr>
            </w:pPr>
          </w:p>
        </w:tc>
        <w:tc>
          <w:tcPr>
            <w:tcW w:w="2808" w:type="dxa"/>
          </w:tcPr>
          <w:p w14:paraId="204142BD" w14:textId="77777777" w:rsidR="00320823" w:rsidRDefault="00320823" w:rsidP="00330C72">
            <w:pPr>
              <w:jc w:val="right"/>
              <w:rPr>
                <w:b/>
                <w:bCs/>
              </w:rPr>
            </w:pPr>
            <w:r>
              <w:rPr>
                <w:b/>
                <w:bCs/>
              </w:rPr>
              <w:t>DI</w:t>
            </w:r>
          </w:p>
        </w:tc>
        <w:tc>
          <w:tcPr>
            <w:tcW w:w="2322" w:type="dxa"/>
          </w:tcPr>
          <w:p w14:paraId="02AA0130" w14:textId="77777777" w:rsidR="00320823" w:rsidRDefault="00320823" w:rsidP="00330C72">
            <w:pPr>
              <w:rPr>
                <w:b/>
                <w:bCs/>
              </w:rPr>
            </w:pPr>
            <w:r>
              <w:rPr>
                <w:b/>
                <w:bCs/>
              </w:rPr>
              <w:t>47</w:t>
            </w:r>
          </w:p>
        </w:tc>
      </w:tr>
      <w:tr w:rsidR="00320823" w14:paraId="345F2C27" w14:textId="77777777" w:rsidTr="00330C72">
        <w:tc>
          <w:tcPr>
            <w:tcW w:w="648" w:type="dxa"/>
          </w:tcPr>
          <w:p w14:paraId="405F49D4" w14:textId="77777777" w:rsidR="00320823" w:rsidRDefault="00320823" w:rsidP="00330C72">
            <w:pPr>
              <w:rPr>
                <w:b/>
                <w:bCs/>
              </w:rPr>
            </w:pPr>
          </w:p>
        </w:tc>
        <w:tc>
          <w:tcPr>
            <w:tcW w:w="3510" w:type="dxa"/>
          </w:tcPr>
          <w:p w14:paraId="22A00E21" w14:textId="77777777" w:rsidR="00320823" w:rsidRDefault="00320823" w:rsidP="00330C72">
            <w:pPr>
              <w:rPr>
                <w:b/>
                <w:bCs/>
              </w:rPr>
            </w:pPr>
          </w:p>
        </w:tc>
        <w:tc>
          <w:tcPr>
            <w:tcW w:w="2808" w:type="dxa"/>
          </w:tcPr>
          <w:p w14:paraId="714ABFBB" w14:textId="77777777" w:rsidR="00320823" w:rsidRDefault="00320823" w:rsidP="00330C72">
            <w:pPr>
              <w:jc w:val="right"/>
              <w:rPr>
                <w:b/>
                <w:bCs/>
              </w:rPr>
            </w:pPr>
            <w:r>
              <w:rPr>
                <w:b/>
                <w:bCs/>
              </w:rPr>
              <w:t>UFP</w:t>
            </w:r>
          </w:p>
        </w:tc>
        <w:tc>
          <w:tcPr>
            <w:tcW w:w="2322" w:type="dxa"/>
          </w:tcPr>
          <w:p w14:paraId="5BAA6E88" w14:textId="77777777" w:rsidR="00320823" w:rsidRDefault="00320823" w:rsidP="00330C72">
            <w:pPr>
              <w:rPr>
                <w:b/>
                <w:bCs/>
              </w:rPr>
            </w:pPr>
            <w:r>
              <w:rPr>
                <w:b/>
                <w:bCs/>
              </w:rPr>
              <w:t>435</w:t>
            </w:r>
          </w:p>
        </w:tc>
      </w:tr>
      <w:tr w:rsidR="00320823" w14:paraId="7E4F0AB0" w14:textId="77777777" w:rsidTr="00330C72">
        <w:tc>
          <w:tcPr>
            <w:tcW w:w="648" w:type="dxa"/>
          </w:tcPr>
          <w:p w14:paraId="422D985A" w14:textId="77777777" w:rsidR="00320823" w:rsidRDefault="00320823" w:rsidP="00330C72">
            <w:pPr>
              <w:rPr>
                <w:b/>
                <w:bCs/>
              </w:rPr>
            </w:pPr>
          </w:p>
        </w:tc>
        <w:tc>
          <w:tcPr>
            <w:tcW w:w="3510" w:type="dxa"/>
          </w:tcPr>
          <w:p w14:paraId="6A3A99C5" w14:textId="77777777" w:rsidR="00320823" w:rsidRDefault="00320823" w:rsidP="00330C72">
            <w:pPr>
              <w:rPr>
                <w:b/>
                <w:bCs/>
              </w:rPr>
            </w:pPr>
          </w:p>
        </w:tc>
        <w:tc>
          <w:tcPr>
            <w:tcW w:w="2808" w:type="dxa"/>
          </w:tcPr>
          <w:p w14:paraId="652A1C0A" w14:textId="77777777" w:rsidR="00320823" w:rsidRDefault="00320823" w:rsidP="00330C72">
            <w:pPr>
              <w:jc w:val="right"/>
              <w:rPr>
                <w:b/>
                <w:bCs/>
              </w:rPr>
            </w:pPr>
            <w:r>
              <w:rPr>
                <w:b/>
                <w:bCs/>
              </w:rPr>
              <w:t>FP= UFP*[0.65+0.01*DI]</w:t>
            </w:r>
          </w:p>
        </w:tc>
        <w:tc>
          <w:tcPr>
            <w:tcW w:w="2322" w:type="dxa"/>
          </w:tcPr>
          <w:p w14:paraId="1B82A70B" w14:textId="77777777" w:rsidR="00320823" w:rsidRDefault="00320823" w:rsidP="00330C72">
            <w:pPr>
              <w:rPr>
                <w:b/>
                <w:bCs/>
              </w:rPr>
            </w:pPr>
            <w:r>
              <w:rPr>
                <w:b/>
                <w:bCs/>
              </w:rPr>
              <w:t>487.2</w:t>
            </w:r>
          </w:p>
        </w:tc>
      </w:tr>
    </w:tbl>
    <w:p w14:paraId="3959FCE5" w14:textId="77777777" w:rsidR="00320823" w:rsidRDefault="00320823" w:rsidP="00320823">
      <w:pPr>
        <w:rPr>
          <w:b/>
          <w:bCs/>
        </w:rPr>
      </w:pPr>
    </w:p>
    <w:p w14:paraId="4C47B9E1" w14:textId="77777777" w:rsidR="00320823" w:rsidRDefault="00320823" w:rsidP="00320823">
      <w:pPr>
        <w:rPr>
          <w:b/>
          <w:bCs/>
        </w:rPr>
      </w:pPr>
    </w:p>
    <w:p w14:paraId="76B2BAA9" w14:textId="77777777" w:rsidR="00320823" w:rsidRPr="00451C32" w:rsidRDefault="00320823" w:rsidP="00320823">
      <w:pPr>
        <w:rPr>
          <w:b/>
          <w:bCs/>
          <w:color w:val="2F5496" w:themeColor="accent1" w:themeShade="BF"/>
        </w:rPr>
      </w:pPr>
      <w:r w:rsidRPr="00451C32">
        <w:rPr>
          <w:b/>
          <w:bCs/>
          <w:color w:val="2F5496" w:themeColor="accent1" w:themeShade="BF"/>
        </w:rPr>
        <w:t>A2.3 Final Effort and Duration estimates</w:t>
      </w:r>
    </w:p>
    <w:p w14:paraId="41AFE200" w14:textId="77777777" w:rsidR="00320823" w:rsidRDefault="00320823" w:rsidP="00320823">
      <w:r>
        <w:t>We will be estimating our effort and the project’s length using COCOM’s Basic Organic mode because we are working on a small project with a small team and no technical innovation. The project’s front end and back end will be implement</w:t>
      </w:r>
      <w:ins w:id="4" w:author="Omar Moh" w:date="2023-11-03T12:19:00Z">
        <w:r>
          <w:t>ed</w:t>
        </w:r>
      </w:ins>
      <w:r>
        <w:t xml:space="preserve"> using Python frameworks; the average SLOC/FP for Python is 53 lines of code, according to “namcook.com” case example 6.</w:t>
      </w:r>
    </w:p>
    <w:p w14:paraId="137DF68A" w14:textId="77777777" w:rsidR="00320823" w:rsidRDefault="00320823" w:rsidP="00320823">
      <w:r>
        <w:t>The KLOC for our project is equal to SLOC*FP/1000 = 25.82</w:t>
      </w:r>
    </w:p>
    <w:p w14:paraId="6267CC1F" w14:textId="77777777" w:rsidR="00320823" w:rsidRDefault="00320823" w:rsidP="00320823">
      <w:r>
        <w:t xml:space="preserve">                                                                 53 * 487.2/1000 = 25.82</w:t>
      </w:r>
    </w:p>
    <w:p w14:paraId="430E9FBF" w14:textId="77777777" w:rsidR="00320823" w:rsidRDefault="00320823" w:rsidP="00320823"/>
    <w:p w14:paraId="23133E1A" w14:textId="77777777" w:rsidR="00320823" w:rsidRDefault="00320823" w:rsidP="00320823">
      <w:r>
        <w:t>Now, given that:</w:t>
      </w:r>
    </w:p>
    <w:p w14:paraId="34422B83" w14:textId="77777777" w:rsidR="00320823" w:rsidRDefault="00320823" w:rsidP="00320823">
      <w:r>
        <w:lastRenderedPageBreak/>
        <w:t>E = a (KLOC)^b</w:t>
      </w:r>
    </w:p>
    <w:p w14:paraId="698BFFAD" w14:textId="77777777" w:rsidR="00320823" w:rsidRDefault="00320823" w:rsidP="00320823">
      <w:r>
        <w:t>D = c(E)^d</w:t>
      </w:r>
    </w:p>
    <w:p w14:paraId="3ADC8DCE" w14:textId="77777777" w:rsidR="00320823" w:rsidRDefault="00320823" w:rsidP="00320823">
      <w:r>
        <w:t>Where Effort = E &amp; Duration = D. Our corresponding coefficients for this project are:</w:t>
      </w:r>
    </w:p>
    <w:tbl>
      <w:tblPr>
        <w:tblStyle w:val="TableGrid"/>
        <w:tblW w:w="0" w:type="auto"/>
        <w:tblLook w:val="04A0" w:firstRow="1" w:lastRow="0" w:firstColumn="1" w:lastColumn="0" w:noHBand="0" w:noVBand="1"/>
      </w:tblPr>
      <w:tblGrid>
        <w:gridCol w:w="1857"/>
        <w:gridCol w:w="1857"/>
        <w:gridCol w:w="1858"/>
        <w:gridCol w:w="1858"/>
        <w:gridCol w:w="1858"/>
      </w:tblGrid>
      <w:tr w:rsidR="00320823" w14:paraId="66BA24E1" w14:textId="77777777" w:rsidTr="00330C72">
        <w:tc>
          <w:tcPr>
            <w:tcW w:w="1857" w:type="dxa"/>
            <w:shd w:val="clear" w:color="auto" w:fill="538135" w:themeFill="accent6" w:themeFillShade="BF"/>
          </w:tcPr>
          <w:p w14:paraId="3A38D846" w14:textId="77777777" w:rsidR="00320823" w:rsidRDefault="00320823" w:rsidP="00330C72">
            <w:r>
              <w:t>Project</w:t>
            </w:r>
          </w:p>
        </w:tc>
        <w:tc>
          <w:tcPr>
            <w:tcW w:w="1857" w:type="dxa"/>
            <w:shd w:val="clear" w:color="auto" w:fill="538135" w:themeFill="accent6" w:themeFillShade="BF"/>
          </w:tcPr>
          <w:p w14:paraId="31CDD75D" w14:textId="77777777" w:rsidR="00320823" w:rsidRDefault="00320823" w:rsidP="00330C72">
            <w:r>
              <w:t>a</w:t>
            </w:r>
          </w:p>
        </w:tc>
        <w:tc>
          <w:tcPr>
            <w:tcW w:w="1858" w:type="dxa"/>
            <w:shd w:val="clear" w:color="auto" w:fill="538135" w:themeFill="accent6" w:themeFillShade="BF"/>
          </w:tcPr>
          <w:p w14:paraId="40CBCDC5" w14:textId="77777777" w:rsidR="00320823" w:rsidRDefault="00320823" w:rsidP="00330C72">
            <w:r>
              <w:t>B</w:t>
            </w:r>
          </w:p>
        </w:tc>
        <w:tc>
          <w:tcPr>
            <w:tcW w:w="1858" w:type="dxa"/>
            <w:shd w:val="clear" w:color="auto" w:fill="538135" w:themeFill="accent6" w:themeFillShade="BF"/>
          </w:tcPr>
          <w:p w14:paraId="65A1E73D" w14:textId="77777777" w:rsidR="00320823" w:rsidRDefault="00320823" w:rsidP="00330C72">
            <w:r>
              <w:t>c</w:t>
            </w:r>
          </w:p>
        </w:tc>
        <w:tc>
          <w:tcPr>
            <w:tcW w:w="1858" w:type="dxa"/>
            <w:shd w:val="clear" w:color="auto" w:fill="538135" w:themeFill="accent6" w:themeFillShade="BF"/>
          </w:tcPr>
          <w:p w14:paraId="0F3105DA" w14:textId="77777777" w:rsidR="00320823" w:rsidRDefault="00320823" w:rsidP="00330C72">
            <w:r>
              <w:t>D</w:t>
            </w:r>
          </w:p>
        </w:tc>
      </w:tr>
      <w:tr w:rsidR="00320823" w14:paraId="136D59CE" w14:textId="77777777" w:rsidTr="00330C72">
        <w:tc>
          <w:tcPr>
            <w:tcW w:w="1857" w:type="dxa"/>
            <w:shd w:val="clear" w:color="auto" w:fill="C5E0B3" w:themeFill="accent6" w:themeFillTint="66"/>
          </w:tcPr>
          <w:p w14:paraId="0E25BDC8" w14:textId="77777777" w:rsidR="00320823" w:rsidRDefault="00320823" w:rsidP="00330C72">
            <w:r>
              <w:t>Organic mode</w:t>
            </w:r>
          </w:p>
        </w:tc>
        <w:tc>
          <w:tcPr>
            <w:tcW w:w="1857" w:type="dxa"/>
            <w:shd w:val="clear" w:color="auto" w:fill="C5E0B3" w:themeFill="accent6" w:themeFillTint="66"/>
          </w:tcPr>
          <w:p w14:paraId="58EE66AA" w14:textId="77777777" w:rsidR="00320823" w:rsidRDefault="00320823" w:rsidP="00330C72">
            <w:r>
              <w:t>2.4</w:t>
            </w:r>
          </w:p>
        </w:tc>
        <w:tc>
          <w:tcPr>
            <w:tcW w:w="1858" w:type="dxa"/>
            <w:shd w:val="clear" w:color="auto" w:fill="C5E0B3" w:themeFill="accent6" w:themeFillTint="66"/>
          </w:tcPr>
          <w:p w14:paraId="4CE56CC3" w14:textId="77777777" w:rsidR="00320823" w:rsidRDefault="00320823" w:rsidP="00330C72">
            <w:r>
              <w:t>1.05</w:t>
            </w:r>
          </w:p>
        </w:tc>
        <w:tc>
          <w:tcPr>
            <w:tcW w:w="1858" w:type="dxa"/>
            <w:shd w:val="clear" w:color="auto" w:fill="C5E0B3" w:themeFill="accent6" w:themeFillTint="66"/>
          </w:tcPr>
          <w:p w14:paraId="188A48FD" w14:textId="77777777" w:rsidR="00320823" w:rsidRDefault="00320823" w:rsidP="00330C72">
            <w:r>
              <w:t>2.5</w:t>
            </w:r>
          </w:p>
        </w:tc>
        <w:tc>
          <w:tcPr>
            <w:tcW w:w="1858" w:type="dxa"/>
            <w:shd w:val="clear" w:color="auto" w:fill="C5E0B3" w:themeFill="accent6" w:themeFillTint="66"/>
          </w:tcPr>
          <w:p w14:paraId="0C1EC4B7" w14:textId="77777777" w:rsidR="00320823" w:rsidRDefault="00320823" w:rsidP="00330C72">
            <w:r>
              <w:t>0.38</w:t>
            </w:r>
          </w:p>
        </w:tc>
      </w:tr>
    </w:tbl>
    <w:p w14:paraId="651AE596" w14:textId="77777777" w:rsidR="00320823" w:rsidRDefault="00320823" w:rsidP="00320823"/>
    <w:p w14:paraId="53E69CB5" w14:textId="77777777" w:rsidR="00320823" w:rsidRDefault="00320823" w:rsidP="00320823">
      <w:r>
        <w:t>Therefore,</w:t>
      </w:r>
    </w:p>
    <w:p w14:paraId="5116B733" w14:textId="77777777" w:rsidR="00320823" w:rsidRDefault="00320823" w:rsidP="00320823">
      <w:r>
        <w:t>E = 2.4 * 25.82^1.05 = 72.9 PM</w:t>
      </w:r>
    </w:p>
    <w:p w14:paraId="6F7F0B7F" w14:textId="77777777" w:rsidR="00320823" w:rsidRDefault="00320823" w:rsidP="00320823">
      <w:r>
        <w:t>D = 2.5 * 72.9^0.38 = 12 months</w:t>
      </w:r>
    </w:p>
    <w:p w14:paraId="77E8FD85" w14:textId="77777777" w:rsidR="00320823" w:rsidRPr="00AF20F2" w:rsidRDefault="00320823" w:rsidP="00320823">
      <w:r>
        <w:t>Required number of team members = E/D = 72.9/12 = 6, according to COCOMO estimations.</w:t>
      </w:r>
    </w:p>
    <w:p w14:paraId="32664D3D" w14:textId="77777777" w:rsidR="00320823" w:rsidRDefault="00320823" w:rsidP="00654300">
      <w:pPr>
        <w:rPr>
          <w:color w:val="808080"/>
          <w:lang w:val="en-US"/>
        </w:rPr>
      </w:pPr>
    </w:p>
    <w:p w14:paraId="42E0C18D" w14:textId="77777777" w:rsidR="00320823" w:rsidRDefault="00320823" w:rsidP="00654300">
      <w:pPr>
        <w:rPr>
          <w:color w:val="808080"/>
          <w:lang w:val="en-US"/>
        </w:rPr>
      </w:pPr>
    </w:p>
    <w:p w14:paraId="702E0009" w14:textId="77777777" w:rsidR="00320823" w:rsidRDefault="00320823" w:rsidP="00654300">
      <w:pPr>
        <w:rPr>
          <w:color w:val="808080"/>
          <w:lang w:val="en-US"/>
        </w:rPr>
      </w:pPr>
    </w:p>
    <w:p w14:paraId="327B9467" w14:textId="77777777" w:rsidR="00320823" w:rsidRDefault="00320823" w:rsidP="00320823">
      <w:pPr>
        <w:pStyle w:val="line"/>
      </w:pPr>
    </w:p>
    <w:p w14:paraId="49F8F1AF" w14:textId="77777777" w:rsidR="00320823" w:rsidRDefault="00320823" w:rsidP="00320823">
      <w:pPr>
        <w:pStyle w:val="Title"/>
      </w:pPr>
      <w:r>
        <w:t>Software Requirements Specification</w:t>
      </w:r>
    </w:p>
    <w:p w14:paraId="6E5C9E3D" w14:textId="77777777" w:rsidR="00320823" w:rsidRDefault="00320823" w:rsidP="00320823">
      <w:pPr>
        <w:pStyle w:val="Title"/>
        <w:spacing w:after="400"/>
        <w:rPr>
          <w:sz w:val="40"/>
        </w:rPr>
      </w:pPr>
      <w:r>
        <w:rPr>
          <w:sz w:val="40"/>
        </w:rPr>
        <w:t>for</w:t>
      </w:r>
    </w:p>
    <w:p w14:paraId="722F77ED" w14:textId="77777777" w:rsidR="00320823" w:rsidRDefault="00320823" w:rsidP="00320823">
      <w:pPr>
        <w:pStyle w:val="Title"/>
      </w:pPr>
      <w:r w:rsidRPr="00DB1845">
        <w:rPr>
          <w:rStyle w:val="normaltextrun"/>
          <w:rFonts w:cs="Arial"/>
          <w:b/>
          <w:color w:val="000000"/>
          <w:sz w:val="56"/>
          <w:szCs w:val="28"/>
          <w:shd w:val="clear" w:color="auto" w:fill="FFFFFF"/>
        </w:rPr>
        <w:t>Stray Animals Tracking Mobile App</w:t>
      </w:r>
    </w:p>
    <w:p w14:paraId="2218C359" w14:textId="77777777" w:rsidR="00320823" w:rsidRDefault="00320823" w:rsidP="00320823">
      <w:pPr>
        <w:pStyle w:val="ByLine"/>
      </w:pPr>
      <w:r>
        <w:t xml:space="preserve">Version 1.0 </w:t>
      </w:r>
    </w:p>
    <w:p w14:paraId="2B0AF7BD" w14:textId="77777777" w:rsidR="00320823" w:rsidRDefault="00320823" w:rsidP="00320823">
      <w:pPr>
        <w:pStyle w:val="ByLine"/>
      </w:pPr>
      <w:r>
        <w:t xml:space="preserve">Prepared by </w:t>
      </w:r>
    </w:p>
    <w:p w14:paraId="5ECECF4C" w14:textId="77777777" w:rsidR="00320823" w:rsidRDefault="00320823" w:rsidP="00320823">
      <w:pPr>
        <w:pStyle w:val="ByLine"/>
      </w:pPr>
      <w:r>
        <w:lastRenderedPageBreak/>
        <w:t>Group #12</w:t>
      </w:r>
    </w:p>
    <w:p w14:paraId="3EF374F2" w14:textId="77777777" w:rsidR="00320823" w:rsidRDefault="00320823" w:rsidP="00320823">
      <w:pPr>
        <w:pStyle w:val="ByLine"/>
      </w:pPr>
      <w:r>
        <w:t>10 11 2023</w:t>
      </w:r>
    </w:p>
    <w:p w14:paraId="1CDA35B1" w14:textId="77777777" w:rsidR="00320823" w:rsidRDefault="00320823" w:rsidP="00320823">
      <w:pPr>
        <w:pStyle w:val="ChangeHistoryTitle"/>
        <w:rPr>
          <w:sz w:val="32"/>
        </w:rPr>
        <w:sectPr w:rsidR="00320823">
          <w:footerReference w:type="default" r:id="rId15"/>
          <w:pgSz w:w="12240" w:h="15840" w:code="1"/>
          <w:pgMar w:top="1440" w:right="1440" w:bottom="1440" w:left="1440" w:header="720" w:footer="720" w:gutter="0"/>
          <w:pgNumType w:fmt="lowerRoman" w:start="1"/>
          <w:cols w:space="720"/>
        </w:sectPr>
      </w:pPr>
    </w:p>
    <w:p w14:paraId="7A4A8F9A" w14:textId="77777777" w:rsidR="00320823" w:rsidRDefault="00320823" w:rsidP="00320823">
      <w:pPr>
        <w:pStyle w:val="TOCEntry"/>
      </w:pPr>
      <w:bookmarkStart w:id="5" w:name="_Toc344877432"/>
      <w:bookmarkStart w:id="6" w:name="_Toc344879822"/>
      <w:bookmarkStart w:id="7" w:name="_Toc346508722"/>
      <w:bookmarkStart w:id="8" w:name="_Toc346508952"/>
      <w:bookmarkStart w:id="9" w:name="_Toc346509227"/>
      <w:bookmarkStart w:id="10" w:name="_Toc441230970"/>
      <w:bookmarkEnd w:id="5"/>
      <w:bookmarkEnd w:id="6"/>
      <w:bookmarkEnd w:id="7"/>
      <w:bookmarkEnd w:id="8"/>
      <w:bookmarkEnd w:id="9"/>
      <w:r>
        <w:lastRenderedPageBreak/>
        <w:t>Table of Contents</w:t>
      </w:r>
      <w:bookmarkEnd w:id="10"/>
    </w:p>
    <w:p w14:paraId="19741204" w14:textId="77777777" w:rsidR="00320823" w:rsidRDefault="00320823" w:rsidP="00320823">
      <w:pPr>
        <w:pStyle w:val="TOC1"/>
      </w:pPr>
      <w:r>
        <w:fldChar w:fldCharType="begin"/>
      </w:r>
      <w:r>
        <w:instrText xml:space="preserve"> TOC \o "1-2" \t "TOCentry,1" </w:instrText>
      </w:r>
      <w:r>
        <w:fldChar w:fldCharType="separate"/>
      </w:r>
      <w:r>
        <w:t>Table of Contents</w:t>
      </w:r>
      <w:r>
        <w:tab/>
      </w:r>
      <w:r>
        <w:fldChar w:fldCharType="begin"/>
      </w:r>
      <w:r>
        <w:instrText xml:space="preserve"> PAGEREF _Toc441230970 \h </w:instrText>
      </w:r>
      <w:r>
        <w:fldChar w:fldCharType="separate"/>
      </w:r>
      <w:r>
        <w:t>ii</w:t>
      </w:r>
      <w:r>
        <w:fldChar w:fldCharType="end"/>
      </w:r>
    </w:p>
    <w:p w14:paraId="14E3DBBA" w14:textId="77777777" w:rsidR="00320823" w:rsidRDefault="00320823" w:rsidP="00320823">
      <w:pPr>
        <w:pStyle w:val="TOC1"/>
      </w:pPr>
      <w:r>
        <w:t>Revision History</w:t>
      </w:r>
      <w:r>
        <w:tab/>
      </w:r>
      <w:r>
        <w:fldChar w:fldCharType="begin"/>
      </w:r>
      <w:r>
        <w:instrText xml:space="preserve"> PAGEREF _Toc441230971 \h </w:instrText>
      </w:r>
      <w:r>
        <w:fldChar w:fldCharType="separate"/>
      </w:r>
      <w:r>
        <w:t>ii</w:t>
      </w:r>
      <w:r>
        <w:fldChar w:fldCharType="end"/>
      </w:r>
    </w:p>
    <w:p w14:paraId="047131DC" w14:textId="77777777" w:rsidR="00320823" w:rsidRDefault="00320823" w:rsidP="00320823">
      <w:pPr>
        <w:pStyle w:val="TOC1"/>
      </w:pPr>
      <w:r>
        <w:t>1.</w:t>
      </w:r>
      <w:r>
        <w:tab/>
        <w:t>Introduction</w:t>
      </w:r>
      <w:r>
        <w:tab/>
      </w:r>
      <w:r>
        <w:fldChar w:fldCharType="begin"/>
      </w:r>
      <w:r>
        <w:instrText xml:space="preserve"> PAGEREF _Toc441230972 \h </w:instrText>
      </w:r>
      <w:r>
        <w:fldChar w:fldCharType="separate"/>
      </w:r>
      <w:r>
        <w:t>1</w:t>
      </w:r>
      <w:r>
        <w:fldChar w:fldCharType="end"/>
      </w:r>
    </w:p>
    <w:p w14:paraId="05927CBF" w14:textId="77777777" w:rsidR="00320823" w:rsidRDefault="00320823" w:rsidP="00320823">
      <w:pPr>
        <w:pStyle w:val="TOC2"/>
        <w:tabs>
          <w:tab w:val="left" w:pos="720"/>
        </w:tabs>
        <w:rPr>
          <w:noProof/>
        </w:rPr>
      </w:pPr>
      <w:r>
        <w:rPr>
          <w:noProof/>
        </w:rPr>
        <w:t>1.1</w:t>
      </w:r>
      <w:r>
        <w:rPr>
          <w:noProof/>
        </w:rPr>
        <w:tab/>
        <w:t>Purpose</w:t>
      </w:r>
      <w:r>
        <w:rPr>
          <w:noProof/>
        </w:rPr>
        <w:tab/>
      </w:r>
      <w:r>
        <w:rPr>
          <w:noProof/>
        </w:rPr>
        <w:fldChar w:fldCharType="begin"/>
      </w:r>
      <w:r>
        <w:rPr>
          <w:noProof/>
        </w:rPr>
        <w:instrText xml:space="preserve"> PAGEREF _Toc441230973 \h </w:instrText>
      </w:r>
      <w:r>
        <w:rPr>
          <w:noProof/>
        </w:rPr>
      </w:r>
      <w:r>
        <w:rPr>
          <w:noProof/>
        </w:rPr>
        <w:fldChar w:fldCharType="separate"/>
      </w:r>
      <w:r>
        <w:rPr>
          <w:noProof/>
        </w:rPr>
        <w:t>1</w:t>
      </w:r>
      <w:r>
        <w:rPr>
          <w:noProof/>
        </w:rPr>
        <w:fldChar w:fldCharType="end"/>
      </w:r>
    </w:p>
    <w:p w14:paraId="5FC86B39" w14:textId="77777777" w:rsidR="00320823" w:rsidRDefault="00320823" w:rsidP="00320823">
      <w:pPr>
        <w:pStyle w:val="TOC2"/>
        <w:tabs>
          <w:tab w:val="left" w:pos="720"/>
        </w:tabs>
        <w:rPr>
          <w:noProof/>
        </w:rPr>
      </w:pPr>
      <w:r>
        <w:rPr>
          <w:noProof/>
        </w:rPr>
        <w:t>1.2</w:t>
      </w:r>
      <w:r>
        <w:rPr>
          <w:noProof/>
        </w:rPr>
        <w:tab/>
        <w:t>Document Conventions</w:t>
      </w:r>
      <w:r>
        <w:rPr>
          <w:noProof/>
        </w:rPr>
        <w:tab/>
      </w:r>
      <w:r>
        <w:rPr>
          <w:noProof/>
        </w:rPr>
        <w:fldChar w:fldCharType="begin"/>
      </w:r>
      <w:r>
        <w:rPr>
          <w:noProof/>
        </w:rPr>
        <w:instrText xml:space="preserve"> PAGEREF _Toc441230974 \h </w:instrText>
      </w:r>
      <w:r>
        <w:rPr>
          <w:noProof/>
        </w:rPr>
      </w:r>
      <w:r>
        <w:rPr>
          <w:noProof/>
        </w:rPr>
        <w:fldChar w:fldCharType="separate"/>
      </w:r>
      <w:r>
        <w:rPr>
          <w:noProof/>
        </w:rPr>
        <w:t>1</w:t>
      </w:r>
      <w:r>
        <w:rPr>
          <w:noProof/>
        </w:rPr>
        <w:fldChar w:fldCharType="end"/>
      </w:r>
    </w:p>
    <w:p w14:paraId="26C6609F" w14:textId="77777777" w:rsidR="00320823" w:rsidRDefault="00320823" w:rsidP="00320823">
      <w:pPr>
        <w:pStyle w:val="TOC2"/>
        <w:tabs>
          <w:tab w:val="left" w:pos="720"/>
        </w:tabs>
        <w:rPr>
          <w:noProof/>
        </w:rPr>
      </w:pPr>
      <w:r>
        <w:rPr>
          <w:noProof/>
        </w:rPr>
        <w:t>1.3</w:t>
      </w:r>
      <w:r>
        <w:rPr>
          <w:noProof/>
        </w:rPr>
        <w:tab/>
        <w:t>Intended Audience and Reading Suggestions</w:t>
      </w:r>
      <w:r>
        <w:rPr>
          <w:noProof/>
        </w:rPr>
        <w:tab/>
      </w:r>
      <w:r>
        <w:rPr>
          <w:noProof/>
        </w:rPr>
        <w:fldChar w:fldCharType="begin"/>
      </w:r>
      <w:r>
        <w:rPr>
          <w:noProof/>
        </w:rPr>
        <w:instrText xml:space="preserve"> PAGEREF _Toc441230975 \h </w:instrText>
      </w:r>
      <w:r>
        <w:rPr>
          <w:noProof/>
        </w:rPr>
      </w:r>
      <w:r>
        <w:rPr>
          <w:noProof/>
        </w:rPr>
        <w:fldChar w:fldCharType="separate"/>
      </w:r>
      <w:r>
        <w:rPr>
          <w:noProof/>
        </w:rPr>
        <w:t>1</w:t>
      </w:r>
      <w:r>
        <w:rPr>
          <w:noProof/>
        </w:rPr>
        <w:fldChar w:fldCharType="end"/>
      </w:r>
    </w:p>
    <w:p w14:paraId="2375715B" w14:textId="77777777" w:rsidR="00320823" w:rsidRDefault="00320823" w:rsidP="00320823">
      <w:pPr>
        <w:pStyle w:val="TOC2"/>
        <w:tabs>
          <w:tab w:val="left" w:pos="720"/>
        </w:tabs>
        <w:rPr>
          <w:noProof/>
        </w:rPr>
      </w:pPr>
      <w:r>
        <w:rPr>
          <w:noProof/>
        </w:rPr>
        <w:t>1.4</w:t>
      </w:r>
      <w:r>
        <w:rPr>
          <w:noProof/>
        </w:rPr>
        <w:tab/>
        <w:t>Product Scope</w:t>
      </w:r>
      <w:r>
        <w:rPr>
          <w:noProof/>
        </w:rPr>
        <w:tab/>
      </w:r>
      <w:r>
        <w:rPr>
          <w:noProof/>
        </w:rPr>
        <w:fldChar w:fldCharType="begin"/>
      </w:r>
      <w:r>
        <w:rPr>
          <w:noProof/>
        </w:rPr>
        <w:instrText xml:space="preserve"> PAGEREF _Toc441230976 \h </w:instrText>
      </w:r>
      <w:r>
        <w:rPr>
          <w:noProof/>
        </w:rPr>
      </w:r>
      <w:r>
        <w:rPr>
          <w:noProof/>
        </w:rPr>
        <w:fldChar w:fldCharType="separate"/>
      </w:r>
      <w:r>
        <w:rPr>
          <w:noProof/>
        </w:rPr>
        <w:t>1</w:t>
      </w:r>
      <w:r>
        <w:rPr>
          <w:noProof/>
        </w:rPr>
        <w:fldChar w:fldCharType="end"/>
      </w:r>
    </w:p>
    <w:p w14:paraId="6B8A6F5F" w14:textId="77777777" w:rsidR="00320823" w:rsidRDefault="00320823" w:rsidP="00320823">
      <w:pPr>
        <w:pStyle w:val="TOC2"/>
        <w:tabs>
          <w:tab w:val="left" w:pos="720"/>
        </w:tabs>
        <w:rPr>
          <w:noProof/>
        </w:rPr>
      </w:pPr>
      <w:r>
        <w:rPr>
          <w:noProof/>
        </w:rPr>
        <w:t>1.5</w:t>
      </w:r>
      <w:r>
        <w:rPr>
          <w:noProof/>
        </w:rPr>
        <w:tab/>
        <w:t>References</w:t>
      </w:r>
      <w:r>
        <w:rPr>
          <w:noProof/>
        </w:rPr>
        <w:tab/>
      </w:r>
      <w:r>
        <w:rPr>
          <w:noProof/>
        </w:rPr>
        <w:fldChar w:fldCharType="begin"/>
      </w:r>
      <w:r>
        <w:rPr>
          <w:noProof/>
        </w:rPr>
        <w:instrText xml:space="preserve"> PAGEREF _Toc441230977 \h </w:instrText>
      </w:r>
      <w:r>
        <w:rPr>
          <w:noProof/>
        </w:rPr>
      </w:r>
      <w:r>
        <w:rPr>
          <w:noProof/>
        </w:rPr>
        <w:fldChar w:fldCharType="separate"/>
      </w:r>
      <w:r>
        <w:rPr>
          <w:noProof/>
        </w:rPr>
        <w:t>1</w:t>
      </w:r>
      <w:r>
        <w:rPr>
          <w:noProof/>
        </w:rPr>
        <w:fldChar w:fldCharType="end"/>
      </w:r>
    </w:p>
    <w:p w14:paraId="38DF7C02" w14:textId="77777777" w:rsidR="00320823" w:rsidRDefault="00320823" w:rsidP="00320823">
      <w:pPr>
        <w:pStyle w:val="TOC1"/>
      </w:pPr>
      <w:r>
        <w:t>2.</w:t>
      </w:r>
      <w:r>
        <w:tab/>
        <w:t>Overall Description</w:t>
      </w:r>
      <w:r>
        <w:tab/>
      </w:r>
      <w:r>
        <w:fldChar w:fldCharType="begin"/>
      </w:r>
      <w:r>
        <w:instrText xml:space="preserve"> PAGEREF _Toc441230978 \h </w:instrText>
      </w:r>
      <w:r>
        <w:fldChar w:fldCharType="separate"/>
      </w:r>
      <w:r>
        <w:t>2</w:t>
      </w:r>
      <w:r>
        <w:fldChar w:fldCharType="end"/>
      </w:r>
    </w:p>
    <w:p w14:paraId="70A5332A" w14:textId="77777777" w:rsidR="00320823" w:rsidRDefault="00320823" w:rsidP="00320823">
      <w:pPr>
        <w:pStyle w:val="TOC2"/>
        <w:tabs>
          <w:tab w:val="left" w:pos="720"/>
        </w:tabs>
        <w:rPr>
          <w:noProof/>
        </w:rPr>
      </w:pPr>
      <w:r>
        <w:rPr>
          <w:noProof/>
        </w:rPr>
        <w:t>2.1</w:t>
      </w:r>
      <w:r>
        <w:rPr>
          <w:noProof/>
        </w:rPr>
        <w:tab/>
        <w:t>Product Perspective</w:t>
      </w:r>
      <w:r>
        <w:rPr>
          <w:noProof/>
        </w:rPr>
        <w:tab/>
      </w:r>
      <w:r>
        <w:rPr>
          <w:noProof/>
        </w:rPr>
        <w:fldChar w:fldCharType="begin"/>
      </w:r>
      <w:r>
        <w:rPr>
          <w:noProof/>
        </w:rPr>
        <w:instrText xml:space="preserve"> PAGEREF _Toc441230979 \h </w:instrText>
      </w:r>
      <w:r>
        <w:rPr>
          <w:noProof/>
        </w:rPr>
      </w:r>
      <w:r>
        <w:rPr>
          <w:noProof/>
        </w:rPr>
        <w:fldChar w:fldCharType="separate"/>
      </w:r>
      <w:r>
        <w:rPr>
          <w:noProof/>
        </w:rPr>
        <w:t>2</w:t>
      </w:r>
      <w:r>
        <w:rPr>
          <w:noProof/>
        </w:rPr>
        <w:fldChar w:fldCharType="end"/>
      </w:r>
    </w:p>
    <w:p w14:paraId="0CA8B551" w14:textId="77777777" w:rsidR="00320823" w:rsidRDefault="00320823" w:rsidP="00320823">
      <w:pPr>
        <w:pStyle w:val="TOC2"/>
        <w:tabs>
          <w:tab w:val="left" w:pos="720"/>
        </w:tabs>
        <w:rPr>
          <w:noProof/>
        </w:rPr>
      </w:pPr>
      <w:r>
        <w:rPr>
          <w:noProof/>
        </w:rPr>
        <w:t>2.2</w:t>
      </w:r>
      <w:r>
        <w:rPr>
          <w:noProof/>
        </w:rPr>
        <w:tab/>
        <w:t>Product Functions</w:t>
      </w:r>
      <w:r>
        <w:rPr>
          <w:noProof/>
        </w:rPr>
        <w:tab/>
      </w:r>
      <w:r>
        <w:rPr>
          <w:noProof/>
        </w:rPr>
        <w:fldChar w:fldCharType="begin"/>
      </w:r>
      <w:r>
        <w:rPr>
          <w:noProof/>
        </w:rPr>
        <w:instrText xml:space="preserve"> PAGEREF _Toc441230980 \h </w:instrText>
      </w:r>
      <w:r>
        <w:rPr>
          <w:noProof/>
        </w:rPr>
      </w:r>
      <w:r>
        <w:rPr>
          <w:noProof/>
        </w:rPr>
        <w:fldChar w:fldCharType="separate"/>
      </w:r>
      <w:r>
        <w:rPr>
          <w:noProof/>
        </w:rPr>
        <w:t>2</w:t>
      </w:r>
      <w:r>
        <w:rPr>
          <w:noProof/>
        </w:rPr>
        <w:fldChar w:fldCharType="end"/>
      </w:r>
    </w:p>
    <w:p w14:paraId="3F409CFF" w14:textId="77777777" w:rsidR="00320823" w:rsidRDefault="00320823" w:rsidP="00320823">
      <w:pPr>
        <w:pStyle w:val="TOC2"/>
        <w:tabs>
          <w:tab w:val="left" w:pos="720"/>
        </w:tabs>
        <w:rPr>
          <w:noProof/>
        </w:rPr>
      </w:pPr>
      <w:r>
        <w:rPr>
          <w:noProof/>
        </w:rPr>
        <w:t>2.3</w:t>
      </w:r>
      <w:r>
        <w:rPr>
          <w:noProof/>
        </w:rPr>
        <w:tab/>
        <w:t>User Classes and Characteristics</w:t>
      </w:r>
      <w:r>
        <w:rPr>
          <w:noProof/>
        </w:rPr>
        <w:tab/>
      </w:r>
      <w:r>
        <w:rPr>
          <w:noProof/>
        </w:rPr>
        <w:fldChar w:fldCharType="begin"/>
      </w:r>
      <w:r>
        <w:rPr>
          <w:noProof/>
        </w:rPr>
        <w:instrText xml:space="preserve"> PAGEREF _Toc441230981 \h </w:instrText>
      </w:r>
      <w:r>
        <w:rPr>
          <w:noProof/>
        </w:rPr>
      </w:r>
      <w:r>
        <w:rPr>
          <w:noProof/>
        </w:rPr>
        <w:fldChar w:fldCharType="separate"/>
      </w:r>
      <w:r>
        <w:rPr>
          <w:noProof/>
        </w:rPr>
        <w:t>2</w:t>
      </w:r>
      <w:r>
        <w:rPr>
          <w:noProof/>
        </w:rPr>
        <w:fldChar w:fldCharType="end"/>
      </w:r>
    </w:p>
    <w:p w14:paraId="2CD3C1CC" w14:textId="77777777" w:rsidR="00320823" w:rsidRDefault="00320823" w:rsidP="00320823">
      <w:pPr>
        <w:pStyle w:val="TOC2"/>
        <w:tabs>
          <w:tab w:val="left" w:pos="720"/>
        </w:tabs>
        <w:rPr>
          <w:noProof/>
        </w:rPr>
      </w:pPr>
      <w:r>
        <w:rPr>
          <w:noProof/>
        </w:rPr>
        <w:t>2.4</w:t>
      </w:r>
      <w:r>
        <w:rPr>
          <w:noProof/>
        </w:rPr>
        <w:tab/>
        <w:t>Operating Environment</w:t>
      </w:r>
      <w:r>
        <w:rPr>
          <w:noProof/>
        </w:rPr>
        <w:tab/>
      </w:r>
      <w:r>
        <w:rPr>
          <w:noProof/>
        </w:rPr>
        <w:fldChar w:fldCharType="begin"/>
      </w:r>
      <w:r>
        <w:rPr>
          <w:noProof/>
        </w:rPr>
        <w:instrText xml:space="preserve"> PAGEREF _Toc441230982 \h </w:instrText>
      </w:r>
      <w:r>
        <w:rPr>
          <w:noProof/>
        </w:rPr>
      </w:r>
      <w:r>
        <w:rPr>
          <w:noProof/>
        </w:rPr>
        <w:fldChar w:fldCharType="separate"/>
      </w:r>
      <w:r>
        <w:rPr>
          <w:noProof/>
        </w:rPr>
        <w:t>2</w:t>
      </w:r>
      <w:r>
        <w:rPr>
          <w:noProof/>
        </w:rPr>
        <w:fldChar w:fldCharType="end"/>
      </w:r>
    </w:p>
    <w:p w14:paraId="52BE7CCF" w14:textId="77777777" w:rsidR="00320823" w:rsidRDefault="00320823" w:rsidP="00320823">
      <w:pPr>
        <w:pStyle w:val="TOC2"/>
        <w:tabs>
          <w:tab w:val="left" w:pos="720"/>
        </w:tabs>
        <w:rPr>
          <w:noProof/>
        </w:rPr>
      </w:pPr>
      <w:r>
        <w:rPr>
          <w:noProof/>
        </w:rPr>
        <w:t>2.5</w:t>
      </w:r>
      <w:r>
        <w:rPr>
          <w:noProof/>
        </w:rPr>
        <w:tab/>
        <w:t>Design and Implementation Constraints</w:t>
      </w:r>
      <w:r>
        <w:rPr>
          <w:noProof/>
        </w:rPr>
        <w:tab/>
      </w:r>
      <w:r>
        <w:rPr>
          <w:noProof/>
        </w:rPr>
        <w:fldChar w:fldCharType="begin"/>
      </w:r>
      <w:r>
        <w:rPr>
          <w:noProof/>
        </w:rPr>
        <w:instrText xml:space="preserve"> PAGEREF _Toc441230983 \h </w:instrText>
      </w:r>
      <w:r>
        <w:rPr>
          <w:noProof/>
        </w:rPr>
      </w:r>
      <w:r>
        <w:rPr>
          <w:noProof/>
        </w:rPr>
        <w:fldChar w:fldCharType="separate"/>
      </w:r>
      <w:r>
        <w:rPr>
          <w:noProof/>
        </w:rPr>
        <w:t>2</w:t>
      </w:r>
      <w:r>
        <w:rPr>
          <w:noProof/>
        </w:rPr>
        <w:fldChar w:fldCharType="end"/>
      </w:r>
    </w:p>
    <w:p w14:paraId="70C6F8E6" w14:textId="77777777" w:rsidR="00320823" w:rsidRDefault="00320823" w:rsidP="00320823">
      <w:pPr>
        <w:pStyle w:val="TOC2"/>
        <w:tabs>
          <w:tab w:val="left" w:pos="720"/>
        </w:tabs>
        <w:rPr>
          <w:noProof/>
        </w:rPr>
      </w:pPr>
      <w:r>
        <w:rPr>
          <w:noProof/>
        </w:rPr>
        <w:t>2.6</w:t>
      </w:r>
      <w:r>
        <w:rPr>
          <w:noProof/>
        </w:rPr>
        <w:tab/>
        <w:t>User Documentation</w:t>
      </w:r>
      <w:r>
        <w:rPr>
          <w:noProof/>
        </w:rPr>
        <w:tab/>
      </w:r>
      <w:r>
        <w:rPr>
          <w:noProof/>
        </w:rPr>
        <w:fldChar w:fldCharType="begin"/>
      </w:r>
      <w:r>
        <w:rPr>
          <w:noProof/>
        </w:rPr>
        <w:instrText xml:space="preserve"> PAGEREF _Toc441230984 \h </w:instrText>
      </w:r>
      <w:r>
        <w:rPr>
          <w:noProof/>
        </w:rPr>
      </w:r>
      <w:r>
        <w:rPr>
          <w:noProof/>
        </w:rPr>
        <w:fldChar w:fldCharType="separate"/>
      </w:r>
      <w:r>
        <w:rPr>
          <w:noProof/>
        </w:rPr>
        <w:t>2</w:t>
      </w:r>
      <w:r>
        <w:rPr>
          <w:noProof/>
        </w:rPr>
        <w:fldChar w:fldCharType="end"/>
      </w:r>
    </w:p>
    <w:p w14:paraId="1C477862" w14:textId="77777777" w:rsidR="00320823" w:rsidRDefault="00320823" w:rsidP="00320823">
      <w:pPr>
        <w:pStyle w:val="TOC2"/>
        <w:tabs>
          <w:tab w:val="left" w:pos="720"/>
        </w:tabs>
        <w:rPr>
          <w:noProof/>
        </w:rPr>
      </w:pPr>
      <w:r>
        <w:rPr>
          <w:noProof/>
        </w:rPr>
        <w:t>2.7</w:t>
      </w:r>
      <w:r>
        <w:rPr>
          <w:noProof/>
        </w:rPr>
        <w:tab/>
        <w:t>Assumptions and Dependencies</w:t>
      </w:r>
      <w:r>
        <w:rPr>
          <w:noProof/>
        </w:rPr>
        <w:tab/>
      </w:r>
      <w:r>
        <w:rPr>
          <w:noProof/>
        </w:rPr>
        <w:fldChar w:fldCharType="begin"/>
      </w:r>
      <w:r>
        <w:rPr>
          <w:noProof/>
        </w:rPr>
        <w:instrText xml:space="preserve"> PAGEREF _Toc441230985 \h </w:instrText>
      </w:r>
      <w:r>
        <w:rPr>
          <w:noProof/>
        </w:rPr>
      </w:r>
      <w:r>
        <w:rPr>
          <w:noProof/>
        </w:rPr>
        <w:fldChar w:fldCharType="separate"/>
      </w:r>
      <w:r>
        <w:rPr>
          <w:noProof/>
        </w:rPr>
        <w:t>3</w:t>
      </w:r>
      <w:r>
        <w:rPr>
          <w:noProof/>
        </w:rPr>
        <w:fldChar w:fldCharType="end"/>
      </w:r>
    </w:p>
    <w:p w14:paraId="7CE1FF92" w14:textId="77777777" w:rsidR="00320823" w:rsidRDefault="00320823" w:rsidP="00320823">
      <w:pPr>
        <w:pStyle w:val="TOC1"/>
      </w:pPr>
      <w:r>
        <w:t>3.</w:t>
      </w:r>
      <w:r>
        <w:tab/>
        <w:t>External Interface Requirements</w:t>
      </w:r>
      <w:r>
        <w:tab/>
      </w:r>
      <w:r>
        <w:fldChar w:fldCharType="begin"/>
      </w:r>
      <w:r>
        <w:instrText xml:space="preserve"> PAGEREF _Toc441230986 \h </w:instrText>
      </w:r>
      <w:r>
        <w:fldChar w:fldCharType="separate"/>
      </w:r>
      <w:r>
        <w:t>3</w:t>
      </w:r>
      <w:r>
        <w:fldChar w:fldCharType="end"/>
      </w:r>
    </w:p>
    <w:p w14:paraId="0516782F" w14:textId="77777777" w:rsidR="00320823" w:rsidRDefault="00320823" w:rsidP="00320823">
      <w:pPr>
        <w:pStyle w:val="TOC2"/>
        <w:tabs>
          <w:tab w:val="left" w:pos="720"/>
        </w:tabs>
        <w:rPr>
          <w:noProof/>
        </w:rPr>
      </w:pPr>
      <w:r>
        <w:rPr>
          <w:noProof/>
        </w:rPr>
        <w:t>3.1</w:t>
      </w:r>
      <w:r>
        <w:rPr>
          <w:noProof/>
        </w:rPr>
        <w:tab/>
        <w:t>User Interfaces</w:t>
      </w:r>
      <w:r>
        <w:rPr>
          <w:noProof/>
        </w:rPr>
        <w:tab/>
      </w:r>
      <w:r>
        <w:rPr>
          <w:noProof/>
        </w:rPr>
        <w:fldChar w:fldCharType="begin"/>
      </w:r>
      <w:r>
        <w:rPr>
          <w:noProof/>
        </w:rPr>
        <w:instrText xml:space="preserve"> PAGEREF _Toc441230987 \h </w:instrText>
      </w:r>
      <w:r>
        <w:rPr>
          <w:noProof/>
        </w:rPr>
      </w:r>
      <w:r>
        <w:rPr>
          <w:noProof/>
        </w:rPr>
        <w:fldChar w:fldCharType="separate"/>
      </w:r>
      <w:r>
        <w:rPr>
          <w:noProof/>
        </w:rPr>
        <w:t>3</w:t>
      </w:r>
      <w:r>
        <w:rPr>
          <w:noProof/>
        </w:rPr>
        <w:fldChar w:fldCharType="end"/>
      </w:r>
    </w:p>
    <w:p w14:paraId="4A0D452B" w14:textId="77777777" w:rsidR="00320823" w:rsidRDefault="00320823" w:rsidP="00320823">
      <w:pPr>
        <w:pStyle w:val="TOC2"/>
        <w:tabs>
          <w:tab w:val="left" w:pos="720"/>
        </w:tabs>
        <w:rPr>
          <w:noProof/>
        </w:rPr>
      </w:pPr>
      <w:r>
        <w:rPr>
          <w:noProof/>
        </w:rPr>
        <w:t>3.2</w:t>
      </w:r>
      <w:r>
        <w:rPr>
          <w:noProof/>
        </w:rPr>
        <w:tab/>
        <w:t>Hardware Interfaces</w:t>
      </w:r>
      <w:r>
        <w:rPr>
          <w:noProof/>
        </w:rPr>
        <w:tab/>
      </w:r>
      <w:r>
        <w:rPr>
          <w:noProof/>
        </w:rPr>
        <w:fldChar w:fldCharType="begin"/>
      </w:r>
      <w:r>
        <w:rPr>
          <w:noProof/>
        </w:rPr>
        <w:instrText xml:space="preserve"> PAGEREF _Toc441230988 \h </w:instrText>
      </w:r>
      <w:r>
        <w:rPr>
          <w:noProof/>
        </w:rPr>
      </w:r>
      <w:r>
        <w:rPr>
          <w:noProof/>
        </w:rPr>
        <w:fldChar w:fldCharType="separate"/>
      </w:r>
      <w:r>
        <w:rPr>
          <w:noProof/>
        </w:rPr>
        <w:t>3</w:t>
      </w:r>
      <w:r>
        <w:rPr>
          <w:noProof/>
        </w:rPr>
        <w:fldChar w:fldCharType="end"/>
      </w:r>
    </w:p>
    <w:p w14:paraId="7A234EE5" w14:textId="77777777" w:rsidR="00320823" w:rsidRDefault="00320823" w:rsidP="00320823">
      <w:pPr>
        <w:pStyle w:val="TOC2"/>
        <w:tabs>
          <w:tab w:val="left" w:pos="720"/>
        </w:tabs>
        <w:rPr>
          <w:noProof/>
        </w:rPr>
      </w:pPr>
      <w:r>
        <w:rPr>
          <w:noProof/>
        </w:rPr>
        <w:lastRenderedPageBreak/>
        <w:t>3.3</w:t>
      </w:r>
      <w:r>
        <w:rPr>
          <w:noProof/>
        </w:rPr>
        <w:tab/>
        <w:t>Software Interfaces</w:t>
      </w:r>
      <w:r>
        <w:rPr>
          <w:noProof/>
        </w:rPr>
        <w:tab/>
      </w:r>
      <w:r>
        <w:rPr>
          <w:noProof/>
        </w:rPr>
        <w:fldChar w:fldCharType="begin"/>
      </w:r>
      <w:r>
        <w:rPr>
          <w:noProof/>
        </w:rPr>
        <w:instrText xml:space="preserve"> PAGEREF _Toc441230989 \h </w:instrText>
      </w:r>
      <w:r>
        <w:rPr>
          <w:noProof/>
        </w:rPr>
      </w:r>
      <w:r>
        <w:rPr>
          <w:noProof/>
        </w:rPr>
        <w:fldChar w:fldCharType="separate"/>
      </w:r>
      <w:r>
        <w:rPr>
          <w:noProof/>
        </w:rPr>
        <w:t>3</w:t>
      </w:r>
      <w:r>
        <w:rPr>
          <w:noProof/>
        </w:rPr>
        <w:fldChar w:fldCharType="end"/>
      </w:r>
    </w:p>
    <w:p w14:paraId="3796A3F3" w14:textId="77777777" w:rsidR="00320823" w:rsidRDefault="00320823" w:rsidP="00320823">
      <w:pPr>
        <w:pStyle w:val="TOC2"/>
        <w:tabs>
          <w:tab w:val="left" w:pos="720"/>
        </w:tabs>
        <w:rPr>
          <w:noProof/>
        </w:rPr>
      </w:pPr>
      <w:r>
        <w:rPr>
          <w:noProof/>
        </w:rPr>
        <w:t>3.4</w:t>
      </w:r>
      <w:r>
        <w:rPr>
          <w:noProof/>
        </w:rPr>
        <w:tab/>
        <w:t>Communications Interfaces</w:t>
      </w:r>
      <w:r>
        <w:rPr>
          <w:noProof/>
        </w:rPr>
        <w:tab/>
      </w:r>
      <w:r>
        <w:rPr>
          <w:noProof/>
        </w:rPr>
        <w:fldChar w:fldCharType="begin"/>
      </w:r>
      <w:r>
        <w:rPr>
          <w:noProof/>
        </w:rPr>
        <w:instrText xml:space="preserve"> PAGEREF _Toc441230990 \h </w:instrText>
      </w:r>
      <w:r>
        <w:rPr>
          <w:noProof/>
        </w:rPr>
      </w:r>
      <w:r>
        <w:rPr>
          <w:noProof/>
        </w:rPr>
        <w:fldChar w:fldCharType="separate"/>
      </w:r>
      <w:r>
        <w:rPr>
          <w:noProof/>
        </w:rPr>
        <w:t>3</w:t>
      </w:r>
      <w:r>
        <w:rPr>
          <w:noProof/>
        </w:rPr>
        <w:fldChar w:fldCharType="end"/>
      </w:r>
    </w:p>
    <w:p w14:paraId="291C6564" w14:textId="77777777" w:rsidR="00320823" w:rsidRDefault="00320823" w:rsidP="00320823">
      <w:pPr>
        <w:pStyle w:val="TOC1"/>
      </w:pPr>
      <w:r>
        <w:t>4.</w:t>
      </w:r>
      <w:r>
        <w:tab/>
        <w:t>System Features</w:t>
      </w:r>
      <w:r>
        <w:tab/>
      </w:r>
      <w:r>
        <w:fldChar w:fldCharType="begin"/>
      </w:r>
      <w:r>
        <w:instrText xml:space="preserve"> PAGEREF _Toc441230991 \h </w:instrText>
      </w:r>
      <w:r>
        <w:fldChar w:fldCharType="separate"/>
      </w:r>
      <w:r>
        <w:t>4</w:t>
      </w:r>
      <w:r>
        <w:fldChar w:fldCharType="end"/>
      </w:r>
    </w:p>
    <w:p w14:paraId="416A6513" w14:textId="77777777" w:rsidR="00320823" w:rsidRDefault="00320823" w:rsidP="00320823">
      <w:pPr>
        <w:pStyle w:val="TOC2"/>
        <w:tabs>
          <w:tab w:val="left" w:pos="720"/>
        </w:tabs>
        <w:rPr>
          <w:noProof/>
        </w:rPr>
      </w:pPr>
      <w:r>
        <w:rPr>
          <w:noProof/>
        </w:rPr>
        <w:t>4.1</w:t>
      </w:r>
      <w:r>
        <w:rPr>
          <w:noProof/>
        </w:rPr>
        <w:tab/>
        <w:t>System Feature 1</w:t>
      </w:r>
      <w:r>
        <w:rPr>
          <w:noProof/>
        </w:rPr>
        <w:tab/>
      </w:r>
      <w:r>
        <w:rPr>
          <w:noProof/>
        </w:rPr>
        <w:fldChar w:fldCharType="begin"/>
      </w:r>
      <w:r>
        <w:rPr>
          <w:noProof/>
        </w:rPr>
        <w:instrText xml:space="preserve"> PAGEREF _Toc441230992 \h </w:instrText>
      </w:r>
      <w:r>
        <w:rPr>
          <w:noProof/>
        </w:rPr>
      </w:r>
      <w:r>
        <w:rPr>
          <w:noProof/>
        </w:rPr>
        <w:fldChar w:fldCharType="separate"/>
      </w:r>
      <w:r>
        <w:rPr>
          <w:noProof/>
        </w:rPr>
        <w:t>4</w:t>
      </w:r>
      <w:r>
        <w:rPr>
          <w:noProof/>
        </w:rPr>
        <w:fldChar w:fldCharType="end"/>
      </w:r>
    </w:p>
    <w:p w14:paraId="29B46923" w14:textId="77777777" w:rsidR="00320823" w:rsidRDefault="00320823" w:rsidP="00320823">
      <w:pPr>
        <w:pStyle w:val="TOC2"/>
        <w:tabs>
          <w:tab w:val="left" w:pos="720"/>
        </w:tabs>
        <w:rPr>
          <w:noProof/>
        </w:rPr>
      </w:pPr>
      <w:r>
        <w:rPr>
          <w:noProof/>
        </w:rPr>
        <w:t>4.2</w:t>
      </w:r>
      <w:r>
        <w:rPr>
          <w:noProof/>
        </w:rPr>
        <w:tab/>
        <w:t>System Feature 2 (and so on)</w:t>
      </w:r>
      <w:r>
        <w:rPr>
          <w:noProof/>
        </w:rPr>
        <w:tab/>
      </w:r>
      <w:r>
        <w:rPr>
          <w:noProof/>
        </w:rPr>
        <w:fldChar w:fldCharType="begin"/>
      </w:r>
      <w:r>
        <w:rPr>
          <w:noProof/>
        </w:rPr>
        <w:instrText xml:space="preserve"> PAGEREF _Toc441230993 \h </w:instrText>
      </w:r>
      <w:r>
        <w:rPr>
          <w:noProof/>
        </w:rPr>
      </w:r>
      <w:r>
        <w:rPr>
          <w:noProof/>
        </w:rPr>
        <w:fldChar w:fldCharType="separate"/>
      </w:r>
      <w:r>
        <w:rPr>
          <w:noProof/>
        </w:rPr>
        <w:t>4</w:t>
      </w:r>
      <w:r>
        <w:rPr>
          <w:noProof/>
        </w:rPr>
        <w:fldChar w:fldCharType="end"/>
      </w:r>
    </w:p>
    <w:p w14:paraId="09323863" w14:textId="77777777" w:rsidR="00320823" w:rsidRDefault="00320823" w:rsidP="00320823">
      <w:pPr>
        <w:pStyle w:val="TOC1"/>
      </w:pPr>
      <w:r>
        <w:t>5.</w:t>
      </w:r>
      <w:r>
        <w:tab/>
        <w:t>Other Nonfunctional Requirements</w:t>
      </w:r>
      <w:r>
        <w:tab/>
      </w:r>
      <w:r>
        <w:fldChar w:fldCharType="begin"/>
      </w:r>
      <w:r>
        <w:instrText xml:space="preserve"> PAGEREF _Toc441230994 \h </w:instrText>
      </w:r>
      <w:r>
        <w:fldChar w:fldCharType="separate"/>
      </w:r>
      <w:r>
        <w:t>4</w:t>
      </w:r>
      <w:r>
        <w:fldChar w:fldCharType="end"/>
      </w:r>
    </w:p>
    <w:p w14:paraId="66A9EB2E" w14:textId="77777777" w:rsidR="00320823" w:rsidRDefault="00320823" w:rsidP="00320823">
      <w:pPr>
        <w:pStyle w:val="TOC2"/>
        <w:tabs>
          <w:tab w:val="left" w:pos="720"/>
        </w:tabs>
        <w:rPr>
          <w:noProof/>
        </w:rPr>
      </w:pPr>
      <w:r>
        <w:rPr>
          <w:noProof/>
        </w:rPr>
        <w:t>5.1</w:t>
      </w:r>
      <w:r>
        <w:rPr>
          <w:noProof/>
        </w:rPr>
        <w:tab/>
        <w:t>Performance Requirements</w:t>
      </w:r>
      <w:r>
        <w:rPr>
          <w:noProof/>
        </w:rPr>
        <w:tab/>
      </w:r>
      <w:r>
        <w:rPr>
          <w:noProof/>
        </w:rPr>
        <w:fldChar w:fldCharType="begin"/>
      </w:r>
      <w:r>
        <w:rPr>
          <w:noProof/>
        </w:rPr>
        <w:instrText xml:space="preserve"> PAGEREF _Toc441230995 \h </w:instrText>
      </w:r>
      <w:r>
        <w:rPr>
          <w:noProof/>
        </w:rPr>
      </w:r>
      <w:r>
        <w:rPr>
          <w:noProof/>
        </w:rPr>
        <w:fldChar w:fldCharType="separate"/>
      </w:r>
      <w:r>
        <w:rPr>
          <w:noProof/>
        </w:rPr>
        <w:t>4</w:t>
      </w:r>
      <w:r>
        <w:rPr>
          <w:noProof/>
        </w:rPr>
        <w:fldChar w:fldCharType="end"/>
      </w:r>
    </w:p>
    <w:p w14:paraId="1FB02CEA" w14:textId="77777777" w:rsidR="00320823" w:rsidRDefault="00320823" w:rsidP="00320823">
      <w:pPr>
        <w:pStyle w:val="TOC2"/>
        <w:tabs>
          <w:tab w:val="left" w:pos="720"/>
        </w:tabs>
        <w:rPr>
          <w:noProof/>
        </w:rPr>
      </w:pPr>
      <w:r>
        <w:rPr>
          <w:noProof/>
        </w:rPr>
        <w:t>5.2</w:t>
      </w:r>
      <w:r>
        <w:rPr>
          <w:noProof/>
        </w:rPr>
        <w:tab/>
        <w:t>Safety Requirements</w:t>
      </w:r>
      <w:r>
        <w:rPr>
          <w:noProof/>
        </w:rPr>
        <w:tab/>
      </w:r>
      <w:r>
        <w:rPr>
          <w:noProof/>
        </w:rPr>
        <w:fldChar w:fldCharType="begin"/>
      </w:r>
      <w:r>
        <w:rPr>
          <w:noProof/>
        </w:rPr>
        <w:instrText xml:space="preserve"> PAGEREF _Toc441230996 \h </w:instrText>
      </w:r>
      <w:r>
        <w:rPr>
          <w:noProof/>
        </w:rPr>
      </w:r>
      <w:r>
        <w:rPr>
          <w:noProof/>
        </w:rPr>
        <w:fldChar w:fldCharType="separate"/>
      </w:r>
      <w:r>
        <w:rPr>
          <w:noProof/>
        </w:rPr>
        <w:t>5</w:t>
      </w:r>
      <w:r>
        <w:rPr>
          <w:noProof/>
        </w:rPr>
        <w:fldChar w:fldCharType="end"/>
      </w:r>
    </w:p>
    <w:p w14:paraId="44B7C162" w14:textId="77777777" w:rsidR="00320823" w:rsidRDefault="00320823" w:rsidP="00320823">
      <w:pPr>
        <w:pStyle w:val="TOC2"/>
        <w:tabs>
          <w:tab w:val="left" w:pos="720"/>
        </w:tabs>
        <w:rPr>
          <w:noProof/>
        </w:rPr>
      </w:pPr>
      <w:r>
        <w:rPr>
          <w:noProof/>
        </w:rPr>
        <w:t>5.3</w:t>
      </w:r>
      <w:r>
        <w:rPr>
          <w:noProof/>
        </w:rPr>
        <w:tab/>
        <w:t>Security Requirements</w:t>
      </w:r>
      <w:r>
        <w:rPr>
          <w:noProof/>
        </w:rPr>
        <w:tab/>
      </w:r>
      <w:r>
        <w:rPr>
          <w:noProof/>
        </w:rPr>
        <w:fldChar w:fldCharType="begin"/>
      </w:r>
      <w:r>
        <w:rPr>
          <w:noProof/>
        </w:rPr>
        <w:instrText xml:space="preserve"> PAGEREF _Toc441230997 \h </w:instrText>
      </w:r>
      <w:r>
        <w:rPr>
          <w:noProof/>
        </w:rPr>
      </w:r>
      <w:r>
        <w:rPr>
          <w:noProof/>
        </w:rPr>
        <w:fldChar w:fldCharType="separate"/>
      </w:r>
      <w:r>
        <w:rPr>
          <w:noProof/>
        </w:rPr>
        <w:t>5</w:t>
      </w:r>
      <w:r>
        <w:rPr>
          <w:noProof/>
        </w:rPr>
        <w:fldChar w:fldCharType="end"/>
      </w:r>
    </w:p>
    <w:p w14:paraId="5882A52A" w14:textId="77777777" w:rsidR="00320823" w:rsidRDefault="00320823" w:rsidP="00320823">
      <w:pPr>
        <w:pStyle w:val="TOC2"/>
        <w:tabs>
          <w:tab w:val="left" w:pos="720"/>
        </w:tabs>
        <w:rPr>
          <w:noProof/>
        </w:rPr>
      </w:pPr>
      <w:r>
        <w:rPr>
          <w:noProof/>
        </w:rPr>
        <w:t>5.4</w:t>
      </w:r>
      <w:r>
        <w:rPr>
          <w:noProof/>
        </w:rPr>
        <w:tab/>
        <w:t>Software Quality Attributes</w:t>
      </w:r>
      <w:r>
        <w:rPr>
          <w:noProof/>
        </w:rPr>
        <w:tab/>
      </w:r>
      <w:r>
        <w:rPr>
          <w:noProof/>
        </w:rPr>
        <w:fldChar w:fldCharType="begin"/>
      </w:r>
      <w:r>
        <w:rPr>
          <w:noProof/>
        </w:rPr>
        <w:instrText xml:space="preserve"> PAGEREF _Toc441230998 \h </w:instrText>
      </w:r>
      <w:r>
        <w:rPr>
          <w:noProof/>
        </w:rPr>
      </w:r>
      <w:r>
        <w:rPr>
          <w:noProof/>
        </w:rPr>
        <w:fldChar w:fldCharType="separate"/>
      </w:r>
      <w:r>
        <w:rPr>
          <w:noProof/>
        </w:rPr>
        <w:t>5</w:t>
      </w:r>
      <w:r>
        <w:rPr>
          <w:noProof/>
        </w:rPr>
        <w:fldChar w:fldCharType="end"/>
      </w:r>
    </w:p>
    <w:p w14:paraId="270730EC" w14:textId="77777777" w:rsidR="00320823" w:rsidRDefault="00320823" w:rsidP="00320823">
      <w:pPr>
        <w:pStyle w:val="TOC2"/>
        <w:tabs>
          <w:tab w:val="left" w:pos="720"/>
        </w:tabs>
        <w:rPr>
          <w:noProof/>
        </w:rPr>
      </w:pPr>
      <w:r>
        <w:rPr>
          <w:noProof/>
        </w:rPr>
        <w:t>5.5</w:t>
      </w:r>
      <w:r>
        <w:rPr>
          <w:noProof/>
        </w:rPr>
        <w:tab/>
        <w:t>Business Rules</w:t>
      </w:r>
      <w:r>
        <w:rPr>
          <w:noProof/>
        </w:rPr>
        <w:tab/>
      </w:r>
      <w:r>
        <w:rPr>
          <w:noProof/>
        </w:rPr>
        <w:fldChar w:fldCharType="begin"/>
      </w:r>
      <w:r>
        <w:rPr>
          <w:noProof/>
        </w:rPr>
        <w:instrText xml:space="preserve"> PAGEREF _Toc441230999 \h </w:instrText>
      </w:r>
      <w:r>
        <w:rPr>
          <w:noProof/>
        </w:rPr>
      </w:r>
      <w:r>
        <w:rPr>
          <w:noProof/>
        </w:rPr>
        <w:fldChar w:fldCharType="separate"/>
      </w:r>
      <w:r>
        <w:rPr>
          <w:noProof/>
        </w:rPr>
        <w:t>5</w:t>
      </w:r>
      <w:r>
        <w:rPr>
          <w:noProof/>
        </w:rPr>
        <w:fldChar w:fldCharType="end"/>
      </w:r>
    </w:p>
    <w:p w14:paraId="59ECA074" w14:textId="77777777" w:rsidR="00320823" w:rsidRDefault="00320823" w:rsidP="00320823">
      <w:pPr>
        <w:pStyle w:val="TOC1"/>
      </w:pPr>
      <w:r>
        <w:t>6.</w:t>
      </w:r>
      <w:r>
        <w:tab/>
        <w:t>Other Requirements</w:t>
      </w:r>
      <w:r>
        <w:tab/>
      </w:r>
      <w:r>
        <w:fldChar w:fldCharType="begin"/>
      </w:r>
      <w:r>
        <w:instrText xml:space="preserve"> PAGEREF _Toc441231000 \h </w:instrText>
      </w:r>
      <w:r>
        <w:fldChar w:fldCharType="separate"/>
      </w:r>
      <w:r>
        <w:t>5</w:t>
      </w:r>
      <w:r>
        <w:fldChar w:fldCharType="end"/>
      </w:r>
    </w:p>
    <w:p w14:paraId="65D4705C" w14:textId="77777777" w:rsidR="00320823" w:rsidRDefault="00320823" w:rsidP="00320823">
      <w:pPr>
        <w:pStyle w:val="TOC1"/>
      </w:pPr>
      <w:r>
        <w:t>Appendix A: Glossary</w:t>
      </w:r>
      <w:r>
        <w:tab/>
      </w:r>
      <w:r>
        <w:fldChar w:fldCharType="begin"/>
      </w:r>
      <w:r>
        <w:instrText xml:space="preserve"> PAGEREF _Toc441231001 \h </w:instrText>
      </w:r>
      <w:r>
        <w:fldChar w:fldCharType="separate"/>
      </w:r>
      <w:r>
        <w:t>5</w:t>
      </w:r>
      <w:r>
        <w:fldChar w:fldCharType="end"/>
      </w:r>
    </w:p>
    <w:p w14:paraId="21E75AAE" w14:textId="77777777" w:rsidR="00320823" w:rsidRDefault="00320823" w:rsidP="00320823">
      <w:pPr>
        <w:pStyle w:val="TOC1"/>
      </w:pPr>
      <w:r>
        <w:t>Appendix B: Analysis Models</w:t>
      </w:r>
      <w:r>
        <w:tab/>
      </w:r>
      <w:r>
        <w:fldChar w:fldCharType="begin"/>
      </w:r>
      <w:r>
        <w:instrText xml:space="preserve"> PAGEREF _Toc441231002 \h </w:instrText>
      </w:r>
      <w:r>
        <w:fldChar w:fldCharType="separate"/>
      </w:r>
      <w:r>
        <w:t>5</w:t>
      </w:r>
      <w:r>
        <w:fldChar w:fldCharType="end"/>
      </w:r>
    </w:p>
    <w:p w14:paraId="438E9635" w14:textId="77777777" w:rsidR="00320823" w:rsidRDefault="00320823" w:rsidP="00320823">
      <w:pPr>
        <w:pStyle w:val="TOC1"/>
      </w:pPr>
      <w:r>
        <w:t>Appendix C: To Be Determined List</w:t>
      </w:r>
      <w:r>
        <w:tab/>
      </w:r>
      <w:r>
        <w:fldChar w:fldCharType="begin"/>
      </w:r>
      <w:r>
        <w:instrText xml:space="preserve"> PAGEREF _Toc441231003 \h </w:instrText>
      </w:r>
      <w:r>
        <w:fldChar w:fldCharType="separate"/>
      </w:r>
      <w:r>
        <w:t>6</w:t>
      </w:r>
      <w:r>
        <w:fldChar w:fldCharType="end"/>
      </w:r>
    </w:p>
    <w:p w14:paraId="502556A7" w14:textId="77777777" w:rsidR="00320823" w:rsidRDefault="00320823" w:rsidP="00320823">
      <w:pPr>
        <w:rPr>
          <w:b/>
          <w:noProof/>
        </w:rPr>
      </w:pPr>
      <w:r>
        <w:rPr>
          <w:b/>
          <w:noProof/>
        </w:rPr>
        <w:fldChar w:fldCharType="end"/>
      </w:r>
    </w:p>
    <w:p w14:paraId="437A37FC" w14:textId="77777777" w:rsidR="00320823" w:rsidRDefault="00320823" w:rsidP="00320823">
      <w:pPr>
        <w:rPr>
          <w:b/>
          <w:noProof/>
        </w:rPr>
      </w:pPr>
    </w:p>
    <w:p w14:paraId="42C286EE" w14:textId="77777777" w:rsidR="00320823" w:rsidRDefault="00320823" w:rsidP="00320823">
      <w:pPr>
        <w:pStyle w:val="TOCEntry"/>
      </w:pPr>
      <w:bookmarkStart w:id="11" w:name="_Toc441230971"/>
      <w:r>
        <w:t>Revision History</w:t>
      </w:r>
      <w:bookmarkEnd w:id="11"/>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320823" w14:paraId="64A2D774" w14:textId="77777777" w:rsidTr="00330C72">
        <w:tc>
          <w:tcPr>
            <w:tcW w:w="2160" w:type="dxa"/>
            <w:tcBorders>
              <w:top w:val="single" w:sz="12" w:space="0" w:color="auto"/>
              <w:bottom w:val="double" w:sz="12" w:space="0" w:color="auto"/>
            </w:tcBorders>
          </w:tcPr>
          <w:p w14:paraId="3BBF1DC5" w14:textId="77777777" w:rsidR="00320823" w:rsidRDefault="00320823" w:rsidP="00330C72">
            <w:pPr>
              <w:spacing w:before="40" w:after="40"/>
              <w:rPr>
                <w:b/>
              </w:rPr>
            </w:pPr>
            <w:r>
              <w:rPr>
                <w:b/>
              </w:rPr>
              <w:t>Name</w:t>
            </w:r>
          </w:p>
        </w:tc>
        <w:tc>
          <w:tcPr>
            <w:tcW w:w="1170" w:type="dxa"/>
            <w:tcBorders>
              <w:top w:val="single" w:sz="12" w:space="0" w:color="auto"/>
              <w:bottom w:val="double" w:sz="12" w:space="0" w:color="auto"/>
            </w:tcBorders>
          </w:tcPr>
          <w:p w14:paraId="2DE5E915" w14:textId="77777777" w:rsidR="00320823" w:rsidRDefault="00320823" w:rsidP="00330C72">
            <w:pPr>
              <w:spacing w:before="40" w:after="40"/>
              <w:rPr>
                <w:b/>
              </w:rPr>
            </w:pPr>
            <w:r>
              <w:rPr>
                <w:b/>
              </w:rPr>
              <w:t>Date</w:t>
            </w:r>
          </w:p>
        </w:tc>
        <w:tc>
          <w:tcPr>
            <w:tcW w:w="4954" w:type="dxa"/>
            <w:tcBorders>
              <w:top w:val="single" w:sz="12" w:space="0" w:color="auto"/>
              <w:bottom w:val="double" w:sz="12" w:space="0" w:color="auto"/>
            </w:tcBorders>
          </w:tcPr>
          <w:p w14:paraId="682B8E49" w14:textId="77777777" w:rsidR="00320823" w:rsidRDefault="00320823" w:rsidP="00330C72">
            <w:pPr>
              <w:spacing w:before="40" w:after="40"/>
              <w:rPr>
                <w:b/>
              </w:rPr>
            </w:pPr>
            <w:r>
              <w:rPr>
                <w:b/>
              </w:rPr>
              <w:t>Reason For Changes</w:t>
            </w:r>
          </w:p>
        </w:tc>
        <w:tc>
          <w:tcPr>
            <w:tcW w:w="1584" w:type="dxa"/>
            <w:tcBorders>
              <w:top w:val="single" w:sz="12" w:space="0" w:color="auto"/>
              <w:bottom w:val="double" w:sz="12" w:space="0" w:color="auto"/>
            </w:tcBorders>
          </w:tcPr>
          <w:p w14:paraId="69FE878B" w14:textId="77777777" w:rsidR="00320823" w:rsidRDefault="00320823" w:rsidP="00330C72">
            <w:pPr>
              <w:spacing w:before="40" w:after="40"/>
              <w:rPr>
                <w:b/>
              </w:rPr>
            </w:pPr>
            <w:r>
              <w:rPr>
                <w:b/>
              </w:rPr>
              <w:t>Version</w:t>
            </w:r>
          </w:p>
        </w:tc>
      </w:tr>
      <w:tr w:rsidR="00320823" w14:paraId="0725C204" w14:textId="77777777" w:rsidTr="00330C72">
        <w:tc>
          <w:tcPr>
            <w:tcW w:w="2160" w:type="dxa"/>
            <w:tcBorders>
              <w:top w:val="nil"/>
            </w:tcBorders>
          </w:tcPr>
          <w:p w14:paraId="563075ED" w14:textId="77777777" w:rsidR="00320823" w:rsidRDefault="00320823" w:rsidP="00330C72">
            <w:pPr>
              <w:spacing w:before="40" w:after="40"/>
            </w:pPr>
          </w:p>
        </w:tc>
        <w:tc>
          <w:tcPr>
            <w:tcW w:w="1170" w:type="dxa"/>
            <w:tcBorders>
              <w:top w:val="nil"/>
            </w:tcBorders>
          </w:tcPr>
          <w:p w14:paraId="1C28D772" w14:textId="77777777" w:rsidR="00320823" w:rsidRDefault="00320823" w:rsidP="00330C72">
            <w:pPr>
              <w:spacing w:before="40" w:after="40"/>
            </w:pPr>
          </w:p>
        </w:tc>
        <w:tc>
          <w:tcPr>
            <w:tcW w:w="4954" w:type="dxa"/>
            <w:tcBorders>
              <w:top w:val="nil"/>
            </w:tcBorders>
          </w:tcPr>
          <w:p w14:paraId="65DDFBCA" w14:textId="77777777" w:rsidR="00320823" w:rsidRDefault="00320823" w:rsidP="00330C72">
            <w:pPr>
              <w:spacing w:before="40" w:after="40"/>
            </w:pPr>
          </w:p>
        </w:tc>
        <w:tc>
          <w:tcPr>
            <w:tcW w:w="1584" w:type="dxa"/>
            <w:tcBorders>
              <w:top w:val="nil"/>
            </w:tcBorders>
          </w:tcPr>
          <w:p w14:paraId="10116A40" w14:textId="77777777" w:rsidR="00320823" w:rsidRDefault="00320823" w:rsidP="00330C72">
            <w:pPr>
              <w:spacing w:before="40" w:after="40"/>
            </w:pPr>
          </w:p>
        </w:tc>
      </w:tr>
      <w:tr w:rsidR="00320823" w14:paraId="2CFFB595" w14:textId="77777777" w:rsidTr="00330C72">
        <w:tc>
          <w:tcPr>
            <w:tcW w:w="2160" w:type="dxa"/>
            <w:tcBorders>
              <w:bottom w:val="single" w:sz="12" w:space="0" w:color="auto"/>
            </w:tcBorders>
          </w:tcPr>
          <w:p w14:paraId="4E90BFBC" w14:textId="77777777" w:rsidR="00320823" w:rsidRDefault="00320823" w:rsidP="00330C72">
            <w:pPr>
              <w:spacing w:before="40" w:after="40"/>
            </w:pPr>
          </w:p>
        </w:tc>
        <w:tc>
          <w:tcPr>
            <w:tcW w:w="1170" w:type="dxa"/>
            <w:tcBorders>
              <w:bottom w:val="single" w:sz="12" w:space="0" w:color="auto"/>
            </w:tcBorders>
          </w:tcPr>
          <w:p w14:paraId="2218768D" w14:textId="77777777" w:rsidR="00320823" w:rsidRDefault="00320823" w:rsidP="00330C72">
            <w:pPr>
              <w:spacing w:before="40" w:after="40"/>
            </w:pPr>
          </w:p>
        </w:tc>
        <w:tc>
          <w:tcPr>
            <w:tcW w:w="4954" w:type="dxa"/>
            <w:tcBorders>
              <w:bottom w:val="single" w:sz="12" w:space="0" w:color="auto"/>
            </w:tcBorders>
          </w:tcPr>
          <w:p w14:paraId="1F88BE3D" w14:textId="77777777" w:rsidR="00320823" w:rsidRDefault="00320823" w:rsidP="00330C72">
            <w:pPr>
              <w:spacing w:before="40" w:after="40"/>
            </w:pPr>
          </w:p>
        </w:tc>
        <w:tc>
          <w:tcPr>
            <w:tcW w:w="1584" w:type="dxa"/>
            <w:tcBorders>
              <w:bottom w:val="single" w:sz="12" w:space="0" w:color="auto"/>
            </w:tcBorders>
          </w:tcPr>
          <w:p w14:paraId="5BF6FAC8" w14:textId="77777777" w:rsidR="00320823" w:rsidRDefault="00320823" w:rsidP="00330C72">
            <w:pPr>
              <w:spacing w:before="40" w:after="40"/>
            </w:pPr>
          </w:p>
        </w:tc>
      </w:tr>
    </w:tbl>
    <w:p w14:paraId="68E5D052" w14:textId="77777777" w:rsidR="00320823" w:rsidRDefault="00320823" w:rsidP="00320823">
      <w:pPr>
        <w:rPr>
          <w:b/>
        </w:rPr>
      </w:pPr>
    </w:p>
    <w:p w14:paraId="5375C6A9" w14:textId="77777777" w:rsidR="00320823" w:rsidRDefault="00320823" w:rsidP="00320823"/>
    <w:p w14:paraId="6853184F" w14:textId="77777777" w:rsidR="00320823" w:rsidRDefault="00320823" w:rsidP="00320823">
      <w:pPr>
        <w:sectPr w:rsidR="00320823">
          <w:headerReference w:type="default" r:id="rId16"/>
          <w:footerReference w:type="default" r:id="rId17"/>
          <w:pgSz w:w="12240" w:h="15840" w:code="1"/>
          <w:pgMar w:top="1440" w:right="1440" w:bottom="1440" w:left="1440" w:header="720" w:footer="720" w:gutter="0"/>
          <w:pgNumType w:fmt="lowerRoman"/>
          <w:cols w:space="720"/>
        </w:sectPr>
      </w:pPr>
    </w:p>
    <w:p w14:paraId="56D88383" w14:textId="77777777" w:rsidR="00320823" w:rsidRDefault="00320823" w:rsidP="00320823">
      <w:pPr>
        <w:pStyle w:val="Heading1"/>
      </w:pPr>
      <w:bookmarkStart w:id="12" w:name="_Toc439994665"/>
      <w:bookmarkStart w:id="13" w:name="_Toc441230972"/>
      <w:r>
        <w:lastRenderedPageBreak/>
        <w:t>Introduction</w:t>
      </w:r>
      <w:bookmarkEnd w:id="12"/>
      <w:bookmarkEnd w:id="13"/>
    </w:p>
    <w:p w14:paraId="4B3A193F" w14:textId="77777777" w:rsidR="00320823" w:rsidRDefault="00320823" w:rsidP="00320823">
      <w:pPr>
        <w:pStyle w:val="Heading2"/>
      </w:pPr>
      <w:bookmarkStart w:id="14" w:name="_Toc439994667"/>
      <w:bookmarkStart w:id="15" w:name="_Toc441230973"/>
      <w:r>
        <w:t>Purpose</w:t>
      </w:r>
      <w:bookmarkEnd w:id="14"/>
      <w:bookmarkEnd w:id="15"/>
      <w:r>
        <w:t xml:space="preserve"> </w:t>
      </w:r>
    </w:p>
    <w:p w14:paraId="0EE76BDE" w14:textId="77777777" w:rsidR="00320823" w:rsidRPr="008F498F" w:rsidRDefault="00320823" w:rsidP="00320823">
      <w:pPr>
        <w:pStyle w:val="template"/>
        <w:rPr>
          <w:i w:val="0"/>
        </w:rPr>
      </w:pPr>
      <w:r w:rsidRPr="6D68C7C0">
        <w:rPr>
          <w:i w:val="0"/>
        </w:rPr>
        <w:t>The Stray Animals Tracking Mobile App was developed to protect stray animals and facilitate support from compassionate individuals. This application is designed to identify lost or distressed animals on the streets, notify users of their locations, and streamline the process of requesting assistance in emergency situations. Additionally, it seeks to enhance communication between organizations and volunteers dedicated to caring for stray animals, providing a user-friendly platform to strengthen collaboration and effectively manage resources. The Stray Animals Tracking Mobile App aspires to bring together animal enthusiasts, local communities, and animal welfare organizations to collectively contribute to the well-being of stray animals.</w:t>
      </w:r>
    </w:p>
    <w:p w14:paraId="5F21DF4A" w14:textId="77777777" w:rsidR="00320823" w:rsidRDefault="00320823" w:rsidP="00320823">
      <w:pPr>
        <w:pStyle w:val="Heading2"/>
      </w:pPr>
      <w:bookmarkStart w:id="16" w:name="_Toc439994668"/>
      <w:bookmarkStart w:id="17" w:name="_Toc441230974"/>
      <w:r>
        <w:t>Document Conventions</w:t>
      </w:r>
      <w:bookmarkEnd w:id="16"/>
      <w:bookmarkEnd w:id="17"/>
    </w:p>
    <w:p w14:paraId="31800A34" w14:textId="77777777" w:rsidR="00320823" w:rsidRDefault="00320823" w:rsidP="00320823">
      <w:pPr>
        <w:pStyle w:val="Heading2"/>
      </w:pPr>
      <w:bookmarkStart w:id="18" w:name="_Toc439994669"/>
      <w:bookmarkStart w:id="19" w:name="_Toc441230975"/>
      <w:r>
        <w:t>Intended Audience and Reading Suggestions</w:t>
      </w:r>
      <w:bookmarkEnd w:id="18"/>
      <w:bookmarkEnd w:id="19"/>
    </w:p>
    <w:p w14:paraId="18142B15" w14:textId="77777777" w:rsidR="00320823" w:rsidRPr="005F3FC5" w:rsidRDefault="00320823" w:rsidP="00320823">
      <w:pPr>
        <w:pStyle w:val="template"/>
        <w:rPr>
          <w:i w:val="0"/>
        </w:rPr>
      </w:pPr>
      <w:r w:rsidRPr="005F3FC5">
        <w:rPr>
          <w:i w:val="0"/>
        </w:rPr>
        <w:t xml:space="preserve">This document caters to a diverse audience interested in contributing to the Stray Animals Tracking Mobile App project. It is specifically </w:t>
      </w:r>
      <w:r>
        <w:rPr>
          <w:i w:val="0"/>
        </w:rPr>
        <w:t>made</w:t>
      </w:r>
      <w:r w:rsidRPr="005F3FC5">
        <w:rPr>
          <w:i w:val="0"/>
        </w:rPr>
        <w:t xml:space="preserve"> for mobile app developers seeking insights into technical aspects, animal welfare associations and volunteers dedicated to helping stray animals, individual enthusiasts wishing to support through the application, local government bodies concerned with stray animal issues, and donor organizations interested in providing financial support. To navigate the document effectively, developers can focus on technical details and API documentation, users on scenarios and interface design, and all stakeholders on sections outlining project objectives, benefits, support channels, and contribution paths.</w:t>
      </w:r>
    </w:p>
    <w:p w14:paraId="58C59553" w14:textId="77777777" w:rsidR="00320823" w:rsidRPr="005F3FC5" w:rsidRDefault="00320823" w:rsidP="00320823">
      <w:pPr>
        <w:pStyle w:val="Heading2"/>
      </w:pPr>
      <w:bookmarkStart w:id="20" w:name="_Toc439994670"/>
      <w:bookmarkStart w:id="21" w:name="_Toc441230976"/>
      <w:r w:rsidRPr="005F3FC5">
        <w:t>Product Scope</w:t>
      </w:r>
      <w:bookmarkEnd w:id="20"/>
      <w:bookmarkEnd w:id="21"/>
    </w:p>
    <w:p w14:paraId="2EFE830B" w14:textId="77777777" w:rsidR="00320823" w:rsidRPr="009A7D20" w:rsidRDefault="00320823" w:rsidP="00320823">
      <w:pPr>
        <w:pStyle w:val="template"/>
        <w:rPr>
          <w:i w:val="0"/>
        </w:rPr>
      </w:pPr>
      <w:r w:rsidRPr="6D68C7C0">
        <w:rPr>
          <w:i w:val="0"/>
        </w:rPr>
        <w:t>The Stray Animals Tracking Mobile App is designed to address the protection of stray animals and facilitate the swift location of lost animals through a mobile application. The app focuses on notifying users about the location of lost or distressed stray animals, creating emergency assistance calls, and fostering effective communication between animal welfare organizations and volunteers. Prioritizing a user-friendly interface with an intuitive design, the application aims to be accessible to users of all levels. Additionally, it enhances the user experience by incorporating features such as mobile notifications, map integration, and animal profiles. The Stray Animals Tracking Mobile App seeks to improve support and aid processes for stray animals by enriching user experiences and fostering community engagement. The goal is to increase societal awareness about stray animals and empower animal enthusiasts to take effective action.</w:t>
      </w:r>
    </w:p>
    <w:p w14:paraId="74F61A6E" w14:textId="77777777" w:rsidR="00320823" w:rsidRDefault="00320823" w:rsidP="00320823">
      <w:pPr>
        <w:pStyle w:val="Heading2"/>
      </w:pPr>
      <w:bookmarkStart w:id="22" w:name="_Toc439994672"/>
      <w:bookmarkStart w:id="23" w:name="_Toc441230977"/>
      <w:r>
        <w:t>References</w:t>
      </w:r>
      <w:bookmarkEnd w:id="22"/>
      <w:bookmarkEnd w:id="23"/>
    </w:p>
    <w:p w14:paraId="2060DB35" w14:textId="77777777" w:rsidR="00320823" w:rsidRPr="009A7D20" w:rsidRDefault="00320823" w:rsidP="00320823">
      <w:pPr>
        <w:pStyle w:val="template"/>
        <w:rPr>
          <w:i w:val="0"/>
        </w:rPr>
      </w:pPr>
      <w:r w:rsidRPr="009A7D20">
        <w:rPr>
          <w:i w:val="0"/>
        </w:rPr>
        <w:t>Smith, J., &amp; Doe, A. (</w:t>
      </w:r>
      <w:proofErr w:type="spellStart"/>
      <w:r w:rsidRPr="009A7D20">
        <w:rPr>
          <w:i w:val="0"/>
        </w:rPr>
        <w:t>Yıl</w:t>
      </w:r>
      <w:proofErr w:type="spellEnd"/>
      <w:r w:rsidRPr="009A7D20">
        <w:rPr>
          <w:i w:val="0"/>
        </w:rPr>
        <w:t>). "Stray Animals: A Comprehensive Study on the Challenges and Solutions." Journal of Animal Welfare, 10(2), 123-145.</w:t>
      </w:r>
    </w:p>
    <w:p w14:paraId="3EC653CD" w14:textId="77777777" w:rsidR="00320823" w:rsidRPr="009A7D20" w:rsidRDefault="00320823" w:rsidP="00320823">
      <w:pPr>
        <w:pStyle w:val="template"/>
        <w:rPr>
          <w:i w:val="0"/>
        </w:rPr>
      </w:pPr>
    </w:p>
    <w:p w14:paraId="5989A741" w14:textId="77777777" w:rsidR="00320823" w:rsidRPr="009A7D20" w:rsidRDefault="00320823" w:rsidP="00320823">
      <w:pPr>
        <w:pStyle w:val="template"/>
        <w:rPr>
          <w:i w:val="0"/>
        </w:rPr>
      </w:pPr>
      <w:r w:rsidRPr="009A7D20">
        <w:rPr>
          <w:i w:val="0"/>
        </w:rPr>
        <w:t>Animal Rescue Foundation. (2022). "Stray Animals Tracking: Best Practices in Mobile App Development for Animal Welfare."</w:t>
      </w:r>
    </w:p>
    <w:p w14:paraId="10E242E8" w14:textId="77777777" w:rsidR="00320823" w:rsidRPr="009A7D20" w:rsidRDefault="00320823" w:rsidP="00320823">
      <w:pPr>
        <w:pStyle w:val="template"/>
        <w:rPr>
          <w:i w:val="0"/>
        </w:rPr>
      </w:pPr>
    </w:p>
    <w:p w14:paraId="532D6D09" w14:textId="77777777" w:rsidR="00320823" w:rsidRPr="009A7D20" w:rsidRDefault="00320823" w:rsidP="00320823">
      <w:pPr>
        <w:pStyle w:val="template"/>
        <w:rPr>
          <w:i w:val="0"/>
        </w:rPr>
      </w:pPr>
      <w:r w:rsidRPr="009A7D20">
        <w:rPr>
          <w:i w:val="0"/>
        </w:rPr>
        <w:lastRenderedPageBreak/>
        <w:t>World Health Organization. (2021). "Guidelines for Ethical Treatment of Stray Animals in Urban Environments."</w:t>
      </w:r>
    </w:p>
    <w:p w14:paraId="10BCD94D" w14:textId="77777777" w:rsidR="00320823" w:rsidRDefault="00320823" w:rsidP="00320823">
      <w:pPr>
        <w:pStyle w:val="Heading1"/>
      </w:pPr>
      <w:bookmarkStart w:id="24" w:name="_Toc439994673"/>
      <w:bookmarkStart w:id="25" w:name="_Toc441230978"/>
      <w:r>
        <w:t>Overall Description</w:t>
      </w:r>
      <w:bookmarkEnd w:id="24"/>
      <w:bookmarkEnd w:id="25"/>
    </w:p>
    <w:p w14:paraId="37E90915" w14:textId="77777777" w:rsidR="00320823" w:rsidRDefault="00320823" w:rsidP="00320823">
      <w:pPr>
        <w:pStyle w:val="Heading2"/>
      </w:pPr>
      <w:bookmarkStart w:id="26" w:name="_Toc439994674"/>
      <w:bookmarkStart w:id="27" w:name="_Toc441230979"/>
      <w:r>
        <w:t>Product Perspective</w:t>
      </w:r>
      <w:bookmarkEnd w:id="26"/>
      <w:bookmarkEnd w:id="27"/>
    </w:p>
    <w:p w14:paraId="020E479E" w14:textId="77777777" w:rsidR="00320823" w:rsidRPr="009A7D20" w:rsidRDefault="00320823" w:rsidP="00320823">
      <w:pPr>
        <w:pStyle w:val="template"/>
        <w:rPr>
          <w:i w:val="0"/>
        </w:rPr>
      </w:pPr>
      <w:r w:rsidRPr="6D68C7C0">
        <w:rPr>
          <w:i w:val="0"/>
        </w:rPr>
        <w:t>The Stray Animals Tracking Mobile App is a comprehensive mobile application designed to address the protection of stray animals and the swift location of lost ones. Equipped with a user-friendly interface, the application enables users to easily locate stray animals, aid, and communicate with animal welfare organizations. The app enriches the user experience through features such as mobile notifications, interactive map integration, and detailed animal profiles. Moreover, it facilitates effective collaboration among various stakeholders, bringing together individual animal enthusiasts, local authorities, and animal welfare associations. This not only benefits individuals but also contributes significantly to the broader community and organizations dedicated to helping stray animals. The Stray Animals Tracking Mobile App merges technology and compassion, offering a solution-oriented perspective to address issues related to stray animals.</w:t>
      </w:r>
    </w:p>
    <w:p w14:paraId="78DE3BD5" w14:textId="77777777" w:rsidR="00320823" w:rsidRDefault="00320823" w:rsidP="00320823">
      <w:pPr>
        <w:pStyle w:val="Heading2"/>
      </w:pPr>
      <w:bookmarkStart w:id="28" w:name="_Toc439994675"/>
      <w:bookmarkStart w:id="29" w:name="_Toc441230980"/>
      <w:r>
        <w:t>Product Functions</w:t>
      </w:r>
      <w:bookmarkEnd w:id="28"/>
      <w:bookmarkEnd w:id="29"/>
    </w:p>
    <w:p w14:paraId="00AA4682" w14:textId="77777777" w:rsidR="00320823" w:rsidRPr="007733E9" w:rsidRDefault="00320823" w:rsidP="00320823">
      <w:pPr>
        <w:pStyle w:val="template"/>
        <w:rPr>
          <w:i w:val="0"/>
        </w:rPr>
      </w:pPr>
      <w:r w:rsidRPr="007733E9">
        <w:rPr>
          <w:i w:val="0"/>
        </w:rPr>
        <w:t>Animal Location Tracking:</w:t>
      </w:r>
    </w:p>
    <w:p w14:paraId="1F5F9177" w14:textId="77777777" w:rsidR="00320823" w:rsidRPr="007733E9" w:rsidRDefault="00320823" w:rsidP="00320823">
      <w:pPr>
        <w:pStyle w:val="template"/>
        <w:rPr>
          <w:i w:val="0"/>
        </w:rPr>
      </w:pPr>
    </w:p>
    <w:p w14:paraId="305C4A77" w14:textId="77777777" w:rsidR="00320823" w:rsidRPr="007733E9" w:rsidRDefault="00320823" w:rsidP="00320823">
      <w:pPr>
        <w:pStyle w:val="template"/>
        <w:rPr>
          <w:i w:val="0"/>
        </w:rPr>
      </w:pPr>
      <w:r w:rsidRPr="007733E9">
        <w:rPr>
          <w:i w:val="0"/>
        </w:rPr>
        <w:t>Determine the locations of lost or distressed stray animals for users.</w:t>
      </w:r>
    </w:p>
    <w:p w14:paraId="5FA17A1A" w14:textId="77777777" w:rsidR="00320823" w:rsidRPr="007733E9" w:rsidRDefault="00320823" w:rsidP="00320823">
      <w:pPr>
        <w:pStyle w:val="template"/>
        <w:rPr>
          <w:i w:val="0"/>
        </w:rPr>
      </w:pPr>
      <w:r w:rsidRPr="007733E9">
        <w:rPr>
          <w:i w:val="0"/>
        </w:rPr>
        <w:t>Provide real-time location information to users through map integration.</w:t>
      </w:r>
    </w:p>
    <w:p w14:paraId="50D628D9" w14:textId="77777777" w:rsidR="00320823" w:rsidRPr="007733E9" w:rsidRDefault="00320823" w:rsidP="00320823">
      <w:pPr>
        <w:pStyle w:val="template"/>
        <w:rPr>
          <w:i w:val="0"/>
        </w:rPr>
      </w:pPr>
      <w:r w:rsidRPr="007733E9">
        <w:rPr>
          <w:i w:val="0"/>
        </w:rPr>
        <w:t>Emergency Assistance Calls:</w:t>
      </w:r>
    </w:p>
    <w:p w14:paraId="42E9F67B" w14:textId="77777777" w:rsidR="00320823" w:rsidRPr="007733E9" w:rsidRDefault="00320823" w:rsidP="00320823">
      <w:pPr>
        <w:pStyle w:val="template"/>
        <w:rPr>
          <w:i w:val="0"/>
        </w:rPr>
      </w:pPr>
    </w:p>
    <w:p w14:paraId="24A1AADF" w14:textId="77777777" w:rsidR="00320823" w:rsidRPr="007733E9" w:rsidRDefault="00320823" w:rsidP="00320823">
      <w:pPr>
        <w:pStyle w:val="template"/>
        <w:rPr>
          <w:i w:val="0"/>
        </w:rPr>
      </w:pPr>
      <w:r w:rsidRPr="007733E9">
        <w:rPr>
          <w:i w:val="0"/>
        </w:rPr>
        <w:t>Enable users to quickly create emergency assistance calls.</w:t>
      </w:r>
    </w:p>
    <w:p w14:paraId="6924ECD9" w14:textId="77777777" w:rsidR="00320823" w:rsidRPr="007733E9" w:rsidRDefault="00320823" w:rsidP="00320823">
      <w:pPr>
        <w:pStyle w:val="template"/>
        <w:rPr>
          <w:i w:val="0"/>
        </w:rPr>
      </w:pPr>
      <w:r w:rsidRPr="007733E9">
        <w:rPr>
          <w:i w:val="0"/>
        </w:rPr>
        <w:t>Send emergency notifications to animal welfare organizations and volunteers.</w:t>
      </w:r>
    </w:p>
    <w:p w14:paraId="489F37BE" w14:textId="77777777" w:rsidR="00320823" w:rsidRPr="007733E9" w:rsidRDefault="00320823" w:rsidP="00320823">
      <w:pPr>
        <w:pStyle w:val="template"/>
        <w:rPr>
          <w:i w:val="0"/>
        </w:rPr>
      </w:pPr>
      <w:r w:rsidRPr="007733E9">
        <w:rPr>
          <w:i w:val="0"/>
        </w:rPr>
        <w:t>Animal Profile Management:</w:t>
      </w:r>
    </w:p>
    <w:p w14:paraId="1F2A57FB" w14:textId="77777777" w:rsidR="00320823" w:rsidRPr="007733E9" w:rsidRDefault="00320823" w:rsidP="00320823">
      <w:pPr>
        <w:pStyle w:val="template"/>
        <w:rPr>
          <w:i w:val="0"/>
        </w:rPr>
      </w:pPr>
    </w:p>
    <w:p w14:paraId="367DF780" w14:textId="77777777" w:rsidR="00320823" w:rsidRPr="007733E9" w:rsidRDefault="00320823" w:rsidP="00320823">
      <w:pPr>
        <w:pStyle w:val="template"/>
        <w:rPr>
          <w:i w:val="0"/>
        </w:rPr>
      </w:pPr>
      <w:r w:rsidRPr="007733E9">
        <w:rPr>
          <w:i w:val="0"/>
        </w:rPr>
        <w:t>Create and manage detailed profiles for stray animals.</w:t>
      </w:r>
    </w:p>
    <w:p w14:paraId="198CAFA3" w14:textId="77777777" w:rsidR="00320823" w:rsidRPr="007733E9" w:rsidRDefault="00320823" w:rsidP="00320823">
      <w:pPr>
        <w:pStyle w:val="template"/>
        <w:rPr>
          <w:i w:val="0"/>
        </w:rPr>
      </w:pPr>
      <w:r w:rsidRPr="007733E9">
        <w:rPr>
          <w:i w:val="0"/>
        </w:rPr>
        <w:t>Include information such as the animal's health status, photos, and other relevant details in profiles.</w:t>
      </w:r>
    </w:p>
    <w:p w14:paraId="453AB44A" w14:textId="77777777" w:rsidR="00320823" w:rsidRPr="007733E9" w:rsidRDefault="00320823" w:rsidP="00320823">
      <w:pPr>
        <w:pStyle w:val="template"/>
        <w:rPr>
          <w:i w:val="0"/>
        </w:rPr>
      </w:pPr>
      <w:r w:rsidRPr="007733E9">
        <w:rPr>
          <w:i w:val="0"/>
        </w:rPr>
        <w:t>Notifications and Updates:</w:t>
      </w:r>
    </w:p>
    <w:p w14:paraId="78235DEF" w14:textId="77777777" w:rsidR="00320823" w:rsidRPr="007733E9" w:rsidRDefault="00320823" w:rsidP="00320823">
      <w:pPr>
        <w:pStyle w:val="template"/>
        <w:rPr>
          <w:i w:val="0"/>
        </w:rPr>
      </w:pPr>
    </w:p>
    <w:p w14:paraId="7FD79EF8" w14:textId="77777777" w:rsidR="00320823" w:rsidRPr="007733E9" w:rsidRDefault="00320823" w:rsidP="00320823">
      <w:pPr>
        <w:pStyle w:val="template"/>
        <w:rPr>
          <w:i w:val="0"/>
        </w:rPr>
      </w:pPr>
      <w:r w:rsidRPr="007733E9">
        <w:rPr>
          <w:i w:val="0"/>
        </w:rPr>
        <w:t>Send users important updates and notifications through the application.</w:t>
      </w:r>
    </w:p>
    <w:p w14:paraId="0DFA87C2" w14:textId="77777777" w:rsidR="00320823" w:rsidRPr="007733E9" w:rsidRDefault="00320823" w:rsidP="00320823">
      <w:pPr>
        <w:pStyle w:val="template"/>
        <w:rPr>
          <w:i w:val="0"/>
        </w:rPr>
      </w:pPr>
      <w:r w:rsidRPr="007733E9">
        <w:rPr>
          <w:i w:val="0"/>
        </w:rPr>
        <w:t>Inform users about local events, campaigns, and emergency situations.</w:t>
      </w:r>
    </w:p>
    <w:p w14:paraId="5F36D419" w14:textId="77777777" w:rsidR="00320823" w:rsidRPr="007733E9" w:rsidRDefault="00320823" w:rsidP="00320823">
      <w:pPr>
        <w:pStyle w:val="template"/>
        <w:rPr>
          <w:i w:val="0"/>
        </w:rPr>
      </w:pPr>
      <w:r w:rsidRPr="007733E9">
        <w:rPr>
          <w:i w:val="0"/>
        </w:rPr>
        <w:t>User-Friendly Interface:</w:t>
      </w:r>
    </w:p>
    <w:p w14:paraId="5573ACE1" w14:textId="77777777" w:rsidR="00320823" w:rsidRPr="007733E9" w:rsidRDefault="00320823" w:rsidP="00320823">
      <w:pPr>
        <w:pStyle w:val="template"/>
        <w:rPr>
          <w:i w:val="0"/>
        </w:rPr>
      </w:pPr>
    </w:p>
    <w:p w14:paraId="51BC1FDC" w14:textId="77777777" w:rsidR="00320823" w:rsidRPr="007733E9" w:rsidRDefault="00320823" w:rsidP="00320823">
      <w:pPr>
        <w:pStyle w:val="template"/>
        <w:rPr>
          <w:i w:val="0"/>
        </w:rPr>
      </w:pPr>
      <w:r w:rsidRPr="007733E9">
        <w:rPr>
          <w:i w:val="0"/>
        </w:rPr>
        <w:t>Provide an easily understandable and user-friendly interface.</w:t>
      </w:r>
    </w:p>
    <w:p w14:paraId="391F18E2" w14:textId="77777777" w:rsidR="00320823" w:rsidRPr="007733E9" w:rsidRDefault="00320823" w:rsidP="00320823">
      <w:pPr>
        <w:pStyle w:val="template"/>
        <w:rPr>
          <w:i w:val="0"/>
        </w:rPr>
      </w:pPr>
      <w:r w:rsidRPr="007733E9">
        <w:rPr>
          <w:i w:val="0"/>
        </w:rPr>
        <w:t>Design an intuitive layout for users, including those using the application for the first time.</w:t>
      </w:r>
    </w:p>
    <w:p w14:paraId="790A6765" w14:textId="77777777" w:rsidR="00320823" w:rsidRPr="007733E9" w:rsidRDefault="00320823" w:rsidP="00320823">
      <w:pPr>
        <w:pStyle w:val="template"/>
        <w:rPr>
          <w:i w:val="0"/>
        </w:rPr>
      </w:pPr>
      <w:r w:rsidRPr="007733E9">
        <w:rPr>
          <w:i w:val="0"/>
        </w:rPr>
        <w:t>Communication and Community:</w:t>
      </w:r>
    </w:p>
    <w:p w14:paraId="1F2D90F8" w14:textId="77777777" w:rsidR="00320823" w:rsidRPr="007733E9" w:rsidRDefault="00320823" w:rsidP="00320823">
      <w:pPr>
        <w:pStyle w:val="template"/>
        <w:rPr>
          <w:i w:val="0"/>
        </w:rPr>
      </w:pPr>
    </w:p>
    <w:p w14:paraId="321F3690" w14:textId="77777777" w:rsidR="00320823" w:rsidRPr="007733E9" w:rsidRDefault="00320823" w:rsidP="00320823">
      <w:pPr>
        <w:pStyle w:val="template"/>
        <w:rPr>
          <w:i w:val="0"/>
        </w:rPr>
      </w:pPr>
      <w:r w:rsidRPr="007733E9">
        <w:rPr>
          <w:i w:val="0"/>
        </w:rPr>
        <w:t>Enhance communication among users and foster community building through interactive features.</w:t>
      </w:r>
    </w:p>
    <w:p w14:paraId="727CFC30" w14:textId="77777777" w:rsidR="00320823" w:rsidRPr="007733E9" w:rsidRDefault="00320823" w:rsidP="00320823">
      <w:pPr>
        <w:pStyle w:val="template"/>
        <w:rPr>
          <w:i w:val="0"/>
        </w:rPr>
      </w:pPr>
      <w:r w:rsidRPr="007733E9">
        <w:rPr>
          <w:i w:val="0"/>
        </w:rPr>
        <w:t>Allow users to share their experiences and engage through comments and sharing options.</w:t>
      </w:r>
    </w:p>
    <w:p w14:paraId="3FE3C163" w14:textId="77777777" w:rsidR="00320823" w:rsidRPr="007733E9" w:rsidRDefault="00320823" w:rsidP="00320823">
      <w:pPr>
        <w:pStyle w:val="template"/>
        <w:rPr>
          <w:i w:val="0"/>
        </w:rPr>
      </w:pPr>
      <w:r w:rsidRPr="007733E9">
        <w:rPr>
          <w:i w:val="0"/>
        </w:rPr>
        <w:t>Security and Data Privacy:</w:t>
      </w:r>
    </w:p>
    <w:p w14:paraId="1F7EC7DC" w14:textId="77777777" w:rsidR="00320823" w:rsidRPr="007733E9" w:rsidRDefault="00320823" w:rsidP="00320823">
      <w:pPr>
        <w:pStyle w:val="template"/>
        <w:rPr>
          <w:i w:val="0"/>
        </w:rPr>
      </w:pPr>
    </w:p>
    <w:p w14:paraId="5DC6150B" w14:textId="77777777" w:rsidR="00320823" w:rsidRPr="007733E9" w:rsidRDefault="00320823" w:rsidP="00320823">
      <w:pPr>
        <w:pStyle w:val="template"/>
        <w:rPr>
          <w:i w:val="0"/>
        </w:rPr>
      </w:pPr>
      <w:r w:rsidRPr="007733E9">
        <w:rPr>
          <w:i w:val="0"/>
        </w:rPr>
        <w:t>Safely store users' personal information.</w:t>
      </w:r>
    </w:p>
    <w:p w14:paraId="132223D6" w14:textId="77777777" w:rsidR="00320823" w:rsidRPr="007733E9" w:rsidRDefault="00320823" w:rsidP="00320823">
      <w:pPr>
        <w:pStyle w:val="template"/>
        <w:rPr>
          <w:i w:val="0"/>
        </w:rPr>
      </w:pPr>
      <w:r w:rsidRPr="007733E9">
        <w:rPr>
          <w:i w:val="0"/>
        </w:rPr>
        <w:t>Process user data in compliance with data privacy policies.</w:t>
      </w:r>
    </w:p>
    <w:p w14:paraId="1FC57E3E" w14:textId="77777777" w:rsidR="00320823" w:rsidRPr="007733E9" w:rsidRDefault="00320823" w:rsidP="00320823">
      <w:pPr>
        <w:pStyle w:val="template"/>
        <w:rPr>
          <w:i w:val="0"/>
        </w:rPr>
      </w:pPr>
      <w:r w:rsidRPr="007733E9">
        <w:rPr>
          <w:i w:val="0"/>
        </w:rPr>
        <w:t>Multilingual Support:</w:t>
      </w:r>
    </w:p>
    <w:p w14:paraId="7688DE85" w14:textId="77777777" w:rsidR="00320823" w:rsidRPr="007733E9" w:rsidRDefault="00320823" w:rsidP="00320823">
      <w:pPr>
        <w:pStyle w:val="template"/>
        <w:rPr>
          <w:i w:val="0"/>
        </w:rPr>
      </w:pPr>
    </w:p>
    <w:p w14:paraId="7BCD97E3" w14:textId="77777777" w:rsidR="00320823" w:rsidRPr="007733E9" w:rsidRDefault="00320823" w:rsidP="00320823">
      <w:pPr>
        <w:pStyle w:val="template"/>
        <w:rPr>
          <w:i w:val="0"/>
        </w:rPr>
      </w:pPr>
      <w:r w:rsidRPr="007733E9">
        <w:rPr>
          <w:i w:val="0"/>
        </w:rPr>
        <w:t>Offer multilingual support for users from different regions and language groups.</w:t>
      </w:r>
    </w:p>
    <w:p w14:paraId="1948DE2C" w14:textId="77777777" w:rsidR="00320823" w:rsidRDefault="00320823" w:rsidP="00320823">
      <w:pPr>
        <w:pStyle w:val="Heading2"/>
      </w:pPr>
      <w:bookmarkStart w:id="30" w:name="_Toc439994676"/>
      <w:bookmarkStart w:id="31" w:name="_Toc441230981"/>
      <w:r>
        <w:t>User Classes and Characteristics</w:t>
      </w:r>
      <w:bookmarkEnd w:id="30"/>
      <w:bookmarkEnd w:id="31"/>
    </w:p>
    <w:p w14:paraId="1B7FF775" w14:textId="77777777" w:rsidR="00320823" w:rsidRPr="00C41B62" w:rsidRDefault="00320823" w:rsidP="00320823">
      <w:pPr>
        <w:pStyle w:val="template"/>
        <w:rPr>
          <w:i w:val="0"/>
        </w:rPr>
      </w:pPr>
      <w:r w:rsidRPr="00C41B62">
        <w:rPr>
          <w:i w:val="0"/>
        </w:rPr>
        <w:t>1. Regular User:</w:t>
      </w:r>
    </w:p>
    <w:p w14:paraId="17450332" w14:textId="77777777" w:rsidR="00320823" w:rsidRPr="00C41B62" w:rsidRDefault="00320823" w:rsidP="00320823">
      <w:pPr>
        <w:pStyle w:val="template"/>
        <w:rPr>
          <w:i w:val="0"/>
        </w:rPr>
      </w:pPr>
    </w:p>
    <w:p w14:paraId="4D9857C6" w14:textId="77777777" w:rsidR="00320823" w:rsidRPr="00C41B62" w:rsidRDefault="00320823" w:rsidP="00320823">
      <w:pPr>
        <w:pStyle w:val="template"/>
        <w:rPr>
          <w:i w:val="0"/>
        </w:rPr>
      </w:pPr>
      <w:r w:rsidRPr="00C41B62">
        <w:rPr>
          <w:i w:val="0"/>
        </w:rPr>
        <w:t>Characteristics:</w:t>
      </w:r>
    </w:p>
    <w:p w14:paraId="686C3320" w14:textId="77777777" w:rsidR="00320823" w:rsidRPr="00C41B62" w:rsidRDefault="00320823" w:rsidP="00320823">
      <w:pPr>
        <w:pStyle w:val="template"/>
        <w:rPr>
          <w:i w:val="0"/>
        </w:rPr>
      </w:pPr>
      <w:r w:rsidRPr="6D68C7C0">
        <w:rPr>
          <w:i w:val="0"/>
        </w:rPr>
        <w:t>Description: Regular users are those who use the app to report, track, and assist stray animals.</w:t>
      </w:r>
    </w:p>
    <w:p w14:paraId="19F2378E" w14:textId="77777777" w:rsidR="00320823" w:rsidRPr="00C41B62" w:rsidRDefault="00320823" w:rsidP="00320823">
      <w:pPr>
        <w:pStyle w:val="template"/>
        <w:rPr>
          <w:i w:val="0"/>
        </w:rPr>
      </w:pPr>
      <w:r w:rsidRPr="00C41B62">
        <w:rPr>
          <w:i w:val="0"/>
        </w:rPr>
        <w:t>Features:</w:t>
      </w:r>
    </w:p>
    <w:p w14:paraId="7C4A0FC2" w14:textId="77777777" w:rsidR="00320823" w:rsidRPr="00C41B62" w:rsidRDefault="00320823" w:rsidP="00320823">
      <w:pPr>
        <w:pStyle w:val="template"/>
        <w:rPr>
          <w:i w:val="0"/>
        </w:rPr>
      </w:pPr>
      <w:r w:rsidRPr="00C41B62">
        <w:rPr>
          <w:i w:val="0"/>
        </w:rPr>
        <w:t>Ability to create and manage a user profile.</w:t>
      </w:r>
    </w:p>
    <w:p w14:paraId="404B8920" w14:textId="77777777" w:rsidR="00320823" w:rsidRPr="00C41B62" w:rsidRDefault="00320823" w:rsidP="00320823">
      <w:pPr>
        <w:pStyle w:val="template"/>
        <w:rPr>
          <w:i w:val="0"/>
        </w:rPr>
      </w:pPr>
      <w:r w:rsidRPr="00C41B62">
        <w:rPr>
          <w:i w:val="0"/>
        </w:rPr>
        <w:t>Access to animal location tracking functionalities.</w:t>
      </w:r>
    </w:p>
    <w:p w14:paraId="2CD87003" w14:textId="77777777" w:rsidR="00320823" w:rsidRPr="00C41B62" w:rsidRDefault="00320823" w:rsidP="00320823">
      <w:pPr>
        <w:pStyle w:val="template"/>
        <w:rPr>
          <w:i w:val="0"/>
        </w:rPr>
      </w:pPr>
      <w:r w:rsidRPr="00C41B62">
        <w:rPr>
          <w:i w:val="0"/>
        </w:rPr>
        <w:t>Capability to create emergency assistance calls.</w:t>
      </w:r>
    </w:p>
    <w:p w14:paraId="064DDF56" w14:textId="77777777" w:rsidR="00320823" w:rsidRPr="00C41B62" w:rsidRDefault="00320823" w:rsidP="00320823">
      <w:pPr>
        <w:pStyle w:val="template"/>
        <w:rPr>
          <w:i w:val="0"/>
        </w:rPr>
      </w:pPr>
      <w:r w:rsidRPr="00C41B62">
        <w:rPr>
          <w:i w:val="0"/>
        </w:rPr>
        <w:t>Receive notifications about lost animals and emergency situations.</w:t>
      </w:r>
    </w:p>
    <w:p w14:paraId="747D9B37" w14:textId="77777777" w:rsidR="00320823" w:rsidRPr="00C41B62" w:rsidRDefault="00320823" w:rsidP="00320823">
      <w:pPr>
        <w:pStyle w:val="template"/>
        <w:rPr>
          <w:i w:val="0"/>
        </w:rPr>
      </w:pPr>
      <w:r w:rsidRPr="00C41B62">
        <w:rPr>
          <w:i w:val="0"/>
        </w:rPr>
        <w:t>Participate in community engagement features (comments, sharing, etc.).</w:t>
      </w:r>
    </w:p>
    <w:p w14:paraId="11B876EF" w14:textId="77777777" w:rsidR="00320823" w:rsidRPr="00C41B62" w:rsidRDefault="00320823" w:rsidP="00320823">
      <w:pPr>
        <w:pStyle w:val="template"/>
        <w:rPr>
          <w:i w:val="0"/>
        </w:rPr>
      </w:pPr>
      <w:r w:rsidRPr="00C41B62">
        <w:rPr>
          <w:i w:val="0"/>
        </w:rPr>
        <w:t>Needs:</w:t>
      </w:r>
    </w:p>
    <w:p w14:paraId="6CB75C4E" w14:textId="77777777" w:rsidR="00320823" w:rsidRPr="00C41B62" w:rsidRDefault="00320823" w:rsidP="00320823">
      <w:pPr>
        <w:pStyle w:val="template"/>
        <w:rPr>
          <w:i w:val="0"/>
        </w:rPr>
      </w:pPr>
      <w:r w:rsidRPr="00C41B62">
        <w:rPr>
          <w:i w:val="0"/>
        </w:rPr>
        <w:t>Intuitive user interface for easy navigation.</w:t>
      </w:r>
    </w:p>
    <w:p w14:paraId="515CFFFD" w14:textId="77777777" w:rsidR="00320823" w:rsidRPr="00C41B62" w:rsidRDefault="00320823" w:rsidP="00320823">
      <w:pPr>
        <w:pStyle w:val="template"/>
        <w:rPr>
          <w:i w:val="0"/>
        </w:rPr>
      </w:pPr>
      <w:r w:rsidRPr="00C41B62">
        <w:rPr>
          <w:i w:val="0"/>
        </w:rPr>
        <w:t>Clear instructions on using location tracking and emergency assistance features.</w:t>
      </w:r>
    </w:p>
    <w:p w14:paraId="77D57D39" w14:textId="77777777" w:rsidR="00320823" w:rsidRPr="00C41B62" w:rsidRDefault="00320823" w:rsidP="00320823">
      <w:pPr>
        <w:pStyle w:val="template"/>
        <w:rPr>
          <w:i w:val="0"/>
        </w:rPr>
      </w:pPr>
      <w:r w:rsidRPr="00C41B62">
        <w:rPr>
          <w:i w:val="0"/>
        </w:rPr>
        <w:t>Timely notifications and updates about local animal-related events.</w:t>
      </w:r>
    </w:p>
    <w:p w14:paraId="5431FEA0" w14:textId="77777777" w:rsidR="00320823" w:rsidRPr="00C41B62" w:rsidRDefault="00320823" w:rsidP="00320823">
      <w:pPr>
        <w:pStyle w:val="template"/>
        <w:rPr>
          <w:i w:val="0"/>
        </w:rPr>
      </w:pPr>
      <w:r w:rsidRPr="00C41B62">
        <w:rPr>
          <w:i w:val="0"/>
        </w:rPr>
        <w:t>2. Animal Welfare Organization Representative:</w:t>
      </w:r>
    </w:p>
    <w:p w14:paraId="1D0210FA" w14:textId="77777777" w:rsidR="00320823" w:rsidRPr="00C41B62" w:rsidRDefault="00320823" w:rsidP="00320823">
      <w:pPr>
        <w:pStyle w:val="template"/>
        <w:rPr>
          <w:i w:val="0"/>
        </w:rPr>
      </w:pPr>
    </w:p>
    <w:p w14:paraId="7351F9EB" w14:textId="77777777" w:rsidR="00320823" w:rsidRPr="00C41B62" w:rsidRDefault="00320823" w:rsidP="00320823">
      <w:pPr>
        <w:pStyle w:val="template"/>
        <w:rPr>
          <w:i w:val="0"/>
        </w:rPr>
      </w:pPr>
      <w:r w:rsidRPr="00C41B62">
        <w:rPr>
          <w:i w:val="0"/>
        </w:rPr>
        <w:t>Characteristics:</w:t>
      </w:r>
    </w:p>
    <w:p w14:paraId="2AEDA7EE" w14:textId="77777777" w:rsidR="00320823" w:rsidRPr="00C41B62" w:rsidRDefault="00320823" w:rsidP="00320823">
      <w:pPr>
        <w:pStyle w:val="template"/>
        <w:rPr>
          <w:i w:val="0"/>
        </w:rPr>
      </w:pPr>
      <w:r w:rsidRPr="00C41B62">
        <w:rPr>
          <w:i w:val="0"/>
        </w:rPr>
        <w:t>Description: Representatives from animal welfare organizations who use the app to coordinate and respond to assistance requests.</w:t>
      </w:r>
    </w:p>
    <w:p w14:paraId="7A501D2A" w14:textId="77777777" w:rsidR="00320823" w:rsidRPr="00C41B62" w:rsidRDefault="00320823" w:rsidP="00320823">
      <w:pPr>
        <w:pStyle w:val="template"/>
        <w:rPr>
          <w:i w:val="0"/>
        </w:rPr>
      </w:pPr>
      <w:r w:rsidRPr="00C41B62">
        <w:rPr>
          <w:i w:val="0"/>
        </w:rPr>
        <w:t>Features:</w:t>
      </w:r>
    </w:p>
    <w:p w14:paraId="6E7BCDF0" w14:textId="77777777" w:rsidR="00320823" w:rsidRPr="00C41B62" w:rsidRDefault="00320823" w:rsidP="00320823">
      <w:pPr>
        <w:pStyle w:val="template"/>
        <w:rPr>
          <w:i w:val="0"/>
        </w:rPr>
      </w:pPr>
      <w:r w:rsidRPr="00C41B62">
        <w:rPr>
          <w:i w:val="0"/>
        </w:rPr>
        <w:t>Access to a dedicated organization profile.</w:t>
      </w:r>
    </w:p>
    <w:p w14:paraId="1E986FCB" w14:textId="77777777" w:rsidR="00320823" w:rsidRPr="00C41B62" w:rsidRDefault="00320823" w:rsidP="00320823">
      <w:pPr>
        <w:pStyle w:val="template"/>
        <w:rPr>
          <w:i w:val="0"/>
        </w:rPr>
      </w:pPr>
      <w:r w:rsidRPr="00C41B62">
        <w:rPr>
          <w:i w:val="0"/>
        </w:rPr>
        <w:t>Receive and respond to emergency assistance calls.</w:t>
      </w:r>
    </w:p>
    <w:p w14:paraId="59057F1C" w14:textId="77777777" w:rsidR="00320823" w:rsidRPr="00C41B62" w:rsidRDefault="00320823" w:rsidP="00320823">
      <w:pPr>
        <w:pStyle w:val="template"/>
        <w:rPr>
          <w:i w:val="0"/>
        </w:rPr>
      </w:pPr>
      <w:r w:rsidRPr="00C41B62">
        <w:rPr>
          <w:i w:val="0"/>
        </w:rPr>
        <w:t>View detailed animal profiles and their locations.</w:t>
      </w:r>
    </w:p>
    <w:p w14:paraId="42EA3023" w14:textId="77777777" w:rsidR="00320823" w:rsidRPr="00C41B62" w:rsidRDefault="00320823" w:rsidP="00320823">
      <w:pPr>
        <w:pStyle w:val="template"/>
        <w:rPr>
          <w:i w:val="0"/>
        </w:rPr>
      </w:pPr>
      <w:r w:rsidRPr="00C41B62">
        <w:rPr>
          <w:i w:val="0"/>
        </w:rPr>
        <w:t>Collaborate with other organizations and volunteers.</w:t>
      </w:r>
    </w:p>
    <w:p w14:paraId="2D4575D3" w14:textId="77777777" w:rsidR="00320823" w:rsidRPr="00C41B62" w:rsidRDefault="00320823" w:rsidP="00320823">
      <w:pPr>
        <w:pStyle w:val="template"/>
        <w:rPr>
          <w:i w:val="0"/>
        </w:rPr>
      </w:pPr>
      <w:r w:rsidRPr="00C41B62">
        <w:rPr>
          <w:i w:val="0"/>
        </w:rPr>
        <w:t>Receive notifications about local events and collaborations.</w:t>
      </w:r>
    </w:p>
    <w:p w14:paraId="5CC5E196" w14:textId="77777777" w:rsidR="00320823" w:rsidRPr="00C41B62" w:rsidRDefault="00320823" w:rsidP="00320823">
      <w:pPr>
        <w:pStyle w:val="template"/>
        <w:rPr>
          <w:i w:val="0"/>
        </w:rPr>
      </w:pPr>
      <w:r w:rsidRPr="00C41B62">
        <w:rPr>
          <w:i w:val="0"/>
        </w:rPr>
        <w:t>Needs:</w:t>
      </w:r>
    </w:p>
    <w:p w14:paraId="2E6C31B4" w14:textId="77777777" w:rsidR="00320823" w:rsidRPr="00C41B62" w:rsidRDefault="00320823" w:rsidP="00320823">
      <w:pPr>
        <w:pStyle w:val="template"/>
        <w:rPr>
          <w:i w:val="0"/>
        </w:rPr>
      </w:pPr>
      <w:r w:rsidRPr="00C41B62">
        <w:rPr>
          <w:i w:val="0"/>
        </w:rPr>
        <w:t>Efficient notification system for emergency assistance calls.</w:t>
      </w:r>
    </w:p>
    <w:p w14:paraId="07BB83B0" w14:textId="77777777" w:rsidR="00320823" w:rsidRPr="00C41B62" w:rsidRDefault="00320823" w:rsidP="00320823">
      <w:pPr>
        <w:pStyle w:val="template"/>
        <w:rPr>
          <w:i w:val="0"/>
        </w:rPr>
      </w:pPr>
      <w:r w:rsidRPr="00C41B62">
        <w:rPr>
          <w:i w:val="0"/>
        </w:rPr>
        <w:t>Tools for managing and updating organization details.</w:t>
      </w:r>
    </w:p>
    <w:p w14:paraId="3FB79A61" w14:textId="77777777" w:rsidR="00320823" w:rsidRPr="00C41B62" w:rsidRDefault="00320823" w:rsidP="00320823">
      <w:pPr>
        <w:pStyle w:val="template"/>
        <w:rPr>
          <w:i w:val="0"/>
        </w:rPr>
      </w:pPr>
      <w:r w:rsidRPr="00C41B62">
        <w:rPr>
          <w:i w:val="0"/>
        </w:rPr>
        <w:t>Integration with organizational communication channels.</w:t>
      </w:r>
    </w:p>
    <w:p w14:paraId="01AA51DC" w14:textId="77777777" w:rsidR="00320823" w:rsidRPr="00C41B62" w:rsidRDefault="00320823" w:rsidP="00320823">
      <w:pPr>
        <w:pStyle w:val="template"/>
        <w:rPr>
          <w:i w:val="0"/>
        </w:rPr>
      </w:pPr>
      <w:r w:rsidRPr="00C41B62">
        <w:rPr>
          <w:i w:val="0"/>
        </w:rPr>
        <w:t>3. Volunteer:</w:t>
      </w:r>
    </w:p>
    <w:p w14:paraId="7E13177F" w14:textId="77777777" w:rsidR="00320823" w:rsidRPr="00C41B62" w:rsidRDefault="00320823" w:rsidP="00320823">
      <w:pPr>
        <w:pStyle w:val="template"/>
        <w:rPr>
          <w:i w:val="0"/>
        </w:rPr>
      </w:pPr>
    </w:p>
    <w:p w14:paraId="3D795448" w14:textId="77777777" w:rsidR="00320823" w:rsidRPr="00C41B62" w:rsidRDefault="00320823" w:rsidP="00320823">
      <w:pPr>
        <w:pStyle w:val="template"/>
        <w:rPr>
          <w:i w:val="0"/>
        </w:rPr>
      </w:pPr>
      <w:r w:rsidRPr="00C41B62">
        <w:rPr>
          <w:i w:val="0"/>
        </w:rPr>
        <w:t>Characteristics:</w:t>
      </w:r>
    </w:p>
    <w:p w14:paraId="72A317CF" w14:textId="77777777" w:rsidR="00320823" w:rsidRPr="00C41B62" w:rsidRDefault="00320823" w:rsidP="00320823">
      <w:pPr>
        <w:pStyle w:val="template"/>
        <w:rPr>
          <w:i w:val="0"/>
        </w:rPr>
      </w:pPr>
      <w:r w:rsidRPr="00C41B62">
        <w:rPr>
          <w:i w:val="0"/>
        </w:rPr>
        <w:t>Description: Individuals willing to volunteer their time and efforts to assist in animal welfare activities.</w:t>
      </w:r>
    </w:p>
    <w:p w14:paraId="75D54F3D" w14:textId="77777777" w:rsidR="00320823" w:rsidRPr="00C41B62" w:rsidRDefault="00320823" w:rsidP="00320823">
      <w:pPr>
        <w:pStyle w:val="template"/>
        <w:rPr>
          <w:i w:val="0"/>
        </w:rPr>
      </w:pPr>
      <w:r w:rsidRPr="00C41B62">
        <w:rPr>
          <w:i w:val="0"/>
        </w:rPr>
        <w:t>Features:</w:t>
      </w:r>
    </w:p>
    <w:p w14:paraId="134DDEDC" w14:textId="77777777" w:rsidR="00320823" w:rsidRPr="00C41B62" w:rsidRDefault="00320823" w:rsidP="00320823">
      <w:pPr>
        <w:pStyle w:val="template"/>
        <w:rPr>
          <w:i w:val="0"/>
        </w:rPr>
      </w:pPr>
      <w:r w:rsidRPr="00C41B62">
        <w:rPr>
          <w:i w:val="0"/>
        </w:rPr>
        <w:t>Ability to create and manage a volunteer profile.</w:t>
      </w:r>
    </w:p>
    <w:p w14:paraId="2D6B4F9A" w14:textId="77777777" w:rsidR="00320823" w:rsidRPr="00C41B62" w:rsidRDefault="00320823" w:rsidP="00320823">
      <w:pPr>
        <w:pStyle w:val="template"/>
        <w:rPr>
          <w:i w:val="0"/>
        </w:rPr>
      </w:pPr>
      <w:r w:rsidRPr="00C41B62">
        <w:rPr>
          <w:i w:val="0"/>
        </w:rPr>
        <w:t>Access to animal location tracking functionalities.</w:t>
      </w:r>
    </w:p>
    <w:p w14:paraId="08D98AD6" w14:textId="77777777" w:rsidR="00320823" w:rsidRPr="00C41B62" w:rsidRDefault="00320823" w:rsidP="00320823">
      <w:pPr>
        <w:pStyle w:val="template"/>
        <w:rPr>
          <w:i w:val="0"/>
        </w:rPr>
      </w:pPr>
      <w:r w:rsidRPr="00C41B62">
        <w:rPr>
          <w:i w:val="0"/>
        </w:rPr>
        <w:t>Receive notifications about lost animals and emergency situations.</w:t>
      </w:r>
    </w:p>
    <w:p w14:paraId="1CAFD696" w14:textId="77777777" w:rsidR="00320823" w:rsidRPr="00C41B62" w:rsidRDefault="00320823" w:rsidP="00320823">
      <w:pPr>
        <w:pStyle w:val="template"/>
        <w:rPr>
          <w:i w:val="0"/>
        </w:rPr>
      </w:pPr>
      <w:r w:rsidRPr="00C41B62">
        <w:rPr>
          <w:i w:val="0"/>
        </w:rPr>
        <w:t>Collaborate with animal welfare organizations and other volunteers.</w:t>
      </w:r>
    </w:p>
    <w:p w14:paraId="20C7FDBA" w14:textId="77777777" w:rsidR="00320823" w:rsidRPr="00C41B62" w:rsidRDefault="00320823" w:rsidP="00320823">
      <w:pPr>
        <w:pStyle w:val="template"/>
        <w:rPr>
          <w:i w:val="0"/>
        </w:rPr>
      </w:pPr>
      <w:r w:rsidRPr="00C41B62">
        <w:rPr>
          <w:i w:val="0"/>
        </w:rPr>
        <w:t>Participate in community engagement features (comments, sharing, etc.).</w:t>
      </w:r>
    </w:p>
    <w:p w14:paraId="335D9C1E" w14:textId="77777777" w:rsidR="00320823" w:rsidRPr="00C41B62" w:rsidRDefault="00320823" w:rsidP="00320823">
      <w:pPr>
        <w:pStyle w:val="template"/>
        <w:rPr>
          <w:i w:val="0"/>
        </w:rPr>
      </w:pPr>
      <w:r w:rsidRPr="00C41B62">
        <w:rPr>
          <w:i w:val="0"/>
        </w:rPr>
        <w:t>Needs:</w:t>
      </w:r>
    </w:p>
    <w:p w14:paraId="293AF2AE" w14:textId="77777777" w:rsidR="00320823" w:rsidRPr="00C41B62" w:rsidRDefault="00320823" w:rsidP="00320823">
      <w:pPr>
        <w:pStyle w:val="template"/>
        <w:rPr>
          <w:i w:val="0"/>
        </w:rPr>
      </w:pPr>
      <w:r w:rsidRPr="00C41B62">
        <w:rPr>
          <w:i w:val="0"/>
        </w:rPr>
        <w:t>Clear information on available volunteering opportunities.</w:t>
      </w:r>
    </w:p>
    <w:p w14:paraId="557CD780" w14:textId="77777777" w:rsidR="00320823" w:rsidRPr="00C41B62" w:rsidRDefault="00320823" w:rsidP="00320823">
      <w:pPr>
        <w:pStyle w:val="template"/>
        <w:rPr>
          <w:i w:val="0"/>
        </w:rPr>
      </w:pPr>
      <w:r w:rsidRPr="00C41B62">
        <w:rPr>
          <w:i w:val="0"/>
        </w:rPr>
        <w:t>Seamless communication with organizations and other volunteers.</w:t>
      </w:r>
    </w:p>
    <w:p w14:paraId="31641E9F" w14:textId="77777777" w:rsidR="00320823" w:rsidRPr="00C41B62" w:rsidRDefault="00320823" w:rsidP="00320823">
      <w:pPr>
        <w:pStyle w:val="template"/>
        <w:rPr>
          <w:i w:val="0"/>
        </w:rPr>
      </w:pPr>
      <w:r w:rsidRPr="00C41B62">
        <w:rPr>
          <w:i w:val="0"/>
        </w:rPr>
        <w:t>Recognition for contributions and achievements.</w:t>
      </w:r>
    </w:p>
    <w:p w14:paraId="68F77A6C" w14:textId="77777777" w:rsidR="00320823" w:rsidRPr="00C41B62" w:rsidRDefault="00320823" w:rsidP="00320823">
      <w:pPr>
        <w:pStyle w:val="template"/>
        <w:rPr>
          <w:i w:val="0"/>
        </w:rPr>
      </w:pPr>
      <w:r w:rsidRPr="00C41B62">
        <w:rPr>
          <w:i w:val="0"/>
        </w:rPr>
        <w:t>4. Administrator/Mod:</w:t>
      </w:r>
    </w:p>
    <w:p w14:paraId="79207811" w14:textId="77777777" w:rsidR="00320823" w:rsidRPr="00C41B62" w:rsidRDefault="00320823" w:rsidP="00320823">
      <w:pPr>
        <w:pStyle w:val="template"/>
        <w:rPr>
          <w:i w:val="0"/>
        </w:rPr>
      </w:pPr>
    </w:p>
    <w:p w14:paraId="6DAB2786" w14:textId="77777777" w:rsidR="00320823" w:rsidRPr="00C41B62" w:rsidRDefault="00320823" w:rsidP="00320823">
      <w:pPr>
        <w:pStyle w:val="template"/>
        <w:rPr>
          <w:i w:val="0"/>
        </w:rPr>
      </w:pPr>
      <w:r w:rsidRPr="00C41B62">
        <w:rPr>
          <w:i w:val="0"/>
        </w:rPr>
        <w:t>Characteristics:</w:t>
      </w:r>
    </w:p>
    <w:p w14:paraId="5A18298D" w14:textId="77777777" w:rsidR="00320823" w:rsidRPr="00C41B62" w:rsidRDefault="00320823" w:rsidP="00320823">
      <w:pPr>
        <w:pStyle w:val="template"/>
        <w:rPr>
          <w:i w:val="0"/>
        </w:rPr>
      </w:pPr>
      <w:r w:rsidRPr="00C41B62">
        <w:rPr>
          <w:i w:val="0"/>
        </w:rPr>
        <w:t>Description: App administrators or moderators responsible for overseeing and managing the community.</w:t>
      </w:r>
    </w:p>
    <w:p w14:paraId="6BFEF963" w14:textId="77777777" w:rsidR="00320823" w:rsidRPr="00C41B62" w:rsidRDefault="00320823" w:rsidP="00320823">
      <w:pPr>
        <w:pStyle w:val="template"/>
        <w:rPr>
          <w:i w:val="0"/>
        </w:rPr>
      </w:pPr>
      <w:r w:rsidRPr="00C41B62">
        <w:rPr>
          <w:i w:val="0"/>
        </w:rPr>
        <w:t>Features:</w:t>
      </w:r>
    </w:p>
    <w:p w14:paraId="2FB22BC6" w14:textId="77777777" w:rsidR="00320823" w:rsidRPr="00C41B62" w:rsidRDefault="00320823" w:rsidP="00320823">
      <w:pPr>
        <w:pStyle w:val="template"/>
        <w:rPr>
          <w:i w:val="0"/>
        </w:rPr>
      </w:pPr>
      <w:r w:rsidRPr="00C41B62">
        <w:rPr>
          <w:i w:val="0"/>
        </w:rPr>
        <w:lastRenderedPageBreak/>
        <w:t>Monitoring and moderating user-generated content.</w:t>
      </w:r>
    </w:p>
    <w:p w14:paraId="6146187B" w14:textId="77777777" w:rsidR="00320823" w:rsidRPr="00C41B62" w:rsidRDefault="00320823" w:rsidP="00320823">
      <w:pPr>
        <w:pStyle w:val="template"/>
        <w:rPr>
          <w:i w:val="0"/>
        </w:rPr>
      </w:pPr>
      <w:r w:rsidRPr="00C41B62">
        <w:rPr>
          <w:i w:val="0"/>
        </w:rPr>
        <w:t>Enforcing community guidelines and policies.</w:t>
      </w:r>
    </w:p>
    <w:p w14:paraId="59260072" w14:textId="77777777" w:rsidR="00320823" w:rsidRPr="00C41B62" w:rsidRDefault="00320823" w:rsidP="00320823">
      <w:pPr>
        <w:pStyle w:val="template"/>
        <w:rPr>
          <w:i w:val="0"/>
        </w:rPr>
      </w:pPr>
      <w:r w:rsidRPr="00C41B62">
        <w:rPr>
          <w:i w:val="0"/>
        </w:rPr>
        <w:t>Handling reported issues and disputes.</w:t>
      </w:r>
    </w:p>
    <w:p w14:paraId="21EC067C" w14:textId="77777777" w:rsidR="00320823" w:rsidRPr="00C41B62" w:rsidRDefault="00320823" w:rsidP="00320823">
      <w:pPr>
        <w:pStyle w:val="template"/>
        <w:rPr>
          <w:i w:val="0"/>
        </w:rPr>
      </w:pPr>
      <w:r w:rsidRPr="00C41B62">
        <w:rPr>
          <w:i w:val="0"/>
        </w:rPr>
        <w:t>Managing app settings and configurations.</w:t>
      </w:r>
    </w:p>
    <w:p w14:paraId="76C17A31" w14:textId="77777777" w:rsidR="00320823" w:rsidRPr="00C41B62" w:rsidRDefault="00320823" w:rsidP="00320823">
      <w:pPr>
        <w:pStyle w:val="template"/>
        <w:rPr>
          <w:i w:val="0"/>
        </w:rPr>
      </w:pPr>
      <w:r w:rsidRPr="00C41B62">
        <w:rPr>
          <w:i w:val="0"/>
        </w:rPr>
        <w:t>Providing support to users and organizations.</w:t>
      </w:r>
    </w:p>
    <w:p w14:paraId="77799E03" w14:textId="77777777" w:rsidR="00320823" w:rsidRPr="00C41B62" w:rsidRDefault="00320823" w:rsidP="00320823">
      <w:pPr>
        <w:pStyle w:val="template"/>
        <w:rPr>
          <w:i w:val="0"/>
        </w:rPr>
      </w:pPr>
      <w:r w:rsidRPr="00C41B62">
        <w:rPr>
          <w:i w:val="0"/>
        </w:rPr>
        <w:t>Needs:</w:t>
      </w:r>
    </w:p>
    <w:p w14:paraId="0FAFCECE" w14:textId="77777777" w:rsidR="00320823" w:rsidRPr="00C41B62" w:rsidRDefault="00320823" w:rsidP="00320823">
      <w:pPr>
        <w:pStyle w:val="template"/>
        <w:rPr>
          <w:i w:val="0"/>
        </w:rPr>
      </w:pPr>
      <w:r w:rsidRPr="00C41B62">
        <w:rPr>
          <w:i w:val="0"/>
        </w:rPr>
        <w:t>Robust moderation tools and dashboards.</w:t>
      </w:r>
    </w:p>
    <w:p w14:paraId="669D7619" w14:textId="77777777" w:rsidR="00320823" w:rsidRPr="00C41B62" w:rsidRDefault="00320823" w:rsidP="00320823">
      <w:pPr>
        <w:pStyle w:val="template"/>
        <w:rPr>
          <w:i w:val="0"/>
        </w:rPr>
      </w:pPr>
      <w:r w:rsidRPr="00C41B62">
        <w:rPr>
          <w:i w:val="0"/>
        </w:rPr>
        <w:t>Efficient communication channels with users and organizations.</w:t>
      </w:r>
    </w:p>
    <w:p w14:paraId="41C87EF0" w14:textId="77777777" w:rsidR="00320823" w:rsidRPr="00C41B62" w:rsidRDefault="00320823" w:rsidP="00320823">
      <w:pPr>
        <w:pStyle w:val="template"/>
        <w:rPr>
          <w:i w:val="0"/>
        </w:rPr>
      </w:pPr>
      <w:r w:rsidRPr="00C41B62">
        <w:rPr>
          <w:i w:val="0"/>
        </w:rPr>
        <w:t>Regular training and updates on community management policies.</w:t>
      </w:r>
    </w:p>
    <w:p w14:paraId="43BA9F92" w14:textId="77777777" w:rsidR="00320823" w:rsidRDefault="00320823" w:rsidP="00320823">
      <w:pPr>
        <w:pStyle w:val="Heading2"/>
      </w:pPr>
      <w:bookmarkStart w:id="32" w:name="_Toc439994677"/>
      <w:bookmarkStart w:id="33" w:name="_Toc441230982"/>
      <w:r>
        <w:t>Operating Environment</w:t>
      </w:r>
      <w:bookmarkEnd w:id="32"/>
      <w:bookmarkEnd w:id="33"/>
    </w:p>
    <w:p w14:paraId="69886A78" w14:textId="77777777" w:rsidR="00320823" w:rsidRPr="00C10034" w:rsidRDefault="00320823" w:rsidP="00320823">
      <w:pPr>
        <w:pStyle w:val="template"/>
        <w:rPr>
          <w:i w:val="0"/>
        </w:rPr>
      </w:pPr>
      <w:r w:rsidRPr="00C10034">
        <w:rPr>
          <w:i w:val="0"/>
        </w:rPr>
        <w:t>Mobile App Platforms:</w:t>
      </w:r>
    </w:p>
    <w:p w14:paraId="316973E8" w14:textId="77777777" w:rsidR="00320823" w:rsidRPr="00C10034" w:rsidRDefault="00320823" w:rsidP="00320823">
      <w:pPr>
        <w:pStyle w:val="template"/>
        <w:rPr>
          <w:i w:val="0"/>
        </w:rPr>
      </w:pPr>
    </w:p>
    <w:p w14:paraId="35905DDA" w14:textId="77777777" w:rsidR="00320823" w:rsidRPr="00C10034" w:rsidRDefault="00320823" w:rsidP="00320823">
      <w:pPr>
        <w:pStyle w:val="template"/>
        <w:rPr>
          <w:i w:val="0"/>
        </w:rPr>
      </w:pPr>
      <w:r w:rsidRPr="00C10034">
        <w:rPr>
          <w:i w:val="0"/>
        </w:rPr>
        <w:t>Supported Platforms: Mobile devices running iOS and Android operating systems.</w:t>
      </w:r>
    </w:p>
    <w:p w14:paraId="7E6D547A" w14:textId="77777777" w:rsidR="00320823" w:rsidRPr="00C10034" w:rsidRDefault="00320823" w:rsidP="00320823">
      <w:pPr>
        <w:pStyle w:val="template"/>
        <w:rPr>
          <w:i w:val="0"/>
        </w:rPr>
      </w:pPr>
      <w:r w:rsidRPr="00C10034">
        <w:rPr>
          <w:i w:val="0"/>
        </w:rPr>
        <w:t>App Stores: App Store (iOS) and Google Play Store (Android).</w:t>
      </w:r>
    </w:p>
    <w:p w14:paraId="434EB5D2" w14:textId="77777777" w:rsidR="00320823" w:rsidRPr="00C10034" w:rsidRDefault="00320823" w:rsidP="00320823">
      <w:pPr>
        <w:pStyle w:val="template"/>
        <w:rPr>
          <w:i w:val="0"/>
        </w:rPr>
      </w:pPr>
      <w:r w:rsidRPr="00C10034">
        <w:rPr>
          <w:i w:val="0"/>
        </w:rPr>
        <w:t>Internet Connectivity:</w:t>
      </w:r>
    </w:p>
    <w:p w14:paraId="3DA2098A" w14:textId="77777777" w:rsidR="00320823" w:rsidRPr="00C10034" w:rsidRDefault="00320823" w:rsidP="00320823">
      <w:pPr>
        <w:pStyle w:val="template"/>
        <w:rPr>
          <w:i w:val="0"/>
        </w:rPr>
      </w:pPr>
    </w:p>
    <w:p w14:paraId="0C54BB38" w14:textId="77777777" w:rsidR="00320823" w:rsidRPr="00C10034" w:rsidRDefault="00320823" w:rsidP="00320823">
      <w:pPr>
        <w:pStyle w:val="template"/>
        <w:rPr>
          <w:i w:val="0"/>
        </w:rPr>
      </w:pPr>
      <w:r w:rsidRPr="00C10034">
        <w:rPr>
          <w:i w:val="0"/>
        </w:rPr>
        <w:t>Required Connection: Internet access is required for the full functionality of the application.</w:t>
      </w:r>
    </w:p>
    <w:p w14:paraId="299EFCC8" w14:textId="77777777" w:rsidR="00320823" w:rsidRPr="00C10034" w:rsidRDefault="00320823" w:rsidP="00320823">
      <w:pPr>
        <w:pStyle w:val="template"/>
        <w:rPr>
          <w:i w:val="0"/>
        </w:rPr>
      </w:pPr>
      <w:r w:rsidRPr="00C10034">
        <w:rPr>
          <w:i w:val="0"/>
        </w:rPr>
        <w:t>Data Communication: Secure and fast data communication using the HTTPS protocol.</w:t>
      </w:r>
    </w:p>
    <w:p w14:paraId="5354494A" w14:textId="77777777" w:rsidR="00320823" w:rsidRPr="00C10034" w:rsidRDefault="00320823" w:rsidP="00320823">
      <w:pPr>
        <w:pStyle w:val="template"/>
        <w:rPr>
          <w:i w:val="0"/>
        </w:rPr>
      </w:pPr>
      <w:r w:rsidRPr="00C10034">
        <w:rPr>
          <w:i w:val="0"/>
        </w:rPr>
        <w:t>Map Integration:</w:t>
      </w:r>
    </w:p>
    <w:p w14:paraId="638C8468" w14:textId="77777777" w:rsidR="00320823" w:rsidRPr="00C10034" w:rsidRDefault="00320823" w:rsidP="00320823">
      <w:pPr>
        <w:pStyle w:val="template"/>
        <w:rPr>
          <w:i w:val="0"/>
        </w:rPr>
      </w:pPr>
    </w:p>
    <w:p w14:paraId="20C07289" w14:textId="77777777" w:rsidR="00320823" w:rsidRPr="00C10034" w:rsidRDefault="00320823" w:rsidP="00320823">
      <w:pPr>
        <w:pStyle w:val="template"/>
        <w:rPr>
          <w:i w:val="0"/>
        </w:rPr>
      </w:pPr>
      <w:r w:rsidRPr="6D68C7C0">
        <w:rPr>
          <w:i w:val="0"/>
        </w:rPr>
        <w:t>Map Services: Appropriate map services for real-time map integration within the application (e.g., Google Maps, Map box).</w:t>
      </w:r>
    </w:p>
    <w:p w14:paraId="11F6A2B3" w14:textId="77777777" w:rsidR="00320823" w:rsidRPr="00C10034" w:rsidRDefault="00320823" w:rsidP="00320823">
      <w:pPr>
        <w:pStyle w:val="template"/>
        <w:rPr>
          <w:i w:val="0"/>
        </w:rPr>
      </w:pPr>
      <w:r w:rsidRPr="00C10034">
        <w:rPr>
          <w:i w:val="0"/>
        </w:rPr>
        <w:t>Location Services: Access to device location services to determine user and animal locations.</w:t>
      </w:r>
    </w:p>
    <w:p w14:paraId="3DCC77F5" w14:textId="77777777" w:rsidR="00320823" w:rsidRPr="00C10034" w:rsidRDefault="00320823" w:rsidP="00320823">
      <w:pPr>
        <w:pStyle w:val="template"/>
        <w:rPr>
          <w:i w:val="0"/>
        </w:rPr>
      </w:pPr>
      <w:r w:rsidRPr="00C10034">
        <w:rPr>
          <w:i w:val="0"/>
        </w:rPr>
        <w:t>Database System:</w:t>
      </w:r>
    </w:p>
    <w:p w14:paraId="6822BE0E" w14:textId="77777777" w:rsidR="00320823" w:rsidRPr="00C10034" w:rsidRDefault="00320823" w:rsidP="00320823">
      <w:pPr>
        <w:pStyle w:val="template"/>
        <w:rPr>
          <w:i w:val="0"/>
        </w:rPr>
      </w:pPr>
    </w:p>
    <w:p w14:paraId="17E206F0" w14:textId="77777777" w:rsidR="00320823" w:rsidRPr="00C10034" w:rsidRDefault="00320823" w:rsidP="00320823">
      <w:pPr>
        <w:pStyle w:val="template"/>
        <w:rPr>
          <w:i w:val="0"/>
        </w:rPr>
      </w:pPr>
      <w:r w:rsidRPr="00C10034">
        <w:rPr>
          <w:i w:val="0"/>
        </w:rPr>
        <w:t>Type: Relevant, secure, and scalable database system (e.g., SQL or NoSQL-based).</w:t>
      </w:r>
    </w:p>
    <w:p w14:paraId="5530F596" w14:textId="77777777" w:rsidR="00320823" w:rsidRPr="00C10034" w:rsidRDefault="00320823" w:rsidP="00320823">
      <w:pPr>
        <w:pStyle w:val="template"/>
        <w:rPr>
          <w:i w:val="0"/>
        </w:rPr>
      </w:pPr>
      <w:r w:rsidRPr="00C10034">
        <w:rPr>
          <w:i w:val="0"/>
        </w:rPr>
        <w:t>Security Measures:</w:t>
      </w:r>
    </w:p>
    <w:p w14:paraId="524A5182" w14:textId="77777777" w:rsidR="00320823" w:rsidRPr="00C10034" w:rsidRDefault="00320823" w:rsidP="00320823">
      <w:pPr>
        <w:pStyle w:val="template"/>
        <w:rPr>
          <w:i w:val="0"/>
        </w:rPr>
      </w:pPr>
    </w:p>
    <w:p w14:paraId="0825D626" w14:textId="77777777" w:rsidR="00320823" w:rsidRPr="00C10034" w:rsidRDefault="00320823" w:rsidP="00320823">
      <w:pPr>
        <w:pStyle w:val="template"/>
        <w:rPr>
          <w:i w:val="0"/>
        </w:rPr>
      </w:pPr>
      <w:r w:rsidRPr="00C10034">
        <w:rPr>
          <w:i w:val="0"/>
        </w:rPr>
        <w:t>Data Security: Encryption and security measures to protect user information.</w:t>
      </w:r>
    </w:p>
    <w:p w14:paraId="2E953531" w14:textId="77777777" w:rsidR="00320823" w:rsidRPr="00C10034" w:rsidRDefault="00320823" w:rsidP="00320823">
      <w:pPr>
        <w:pStyle w:val="template"/>
        <w:rPr>
          <w:i w:val="0"/>
        </w:rPr>
      </w:pPr>
      <w:r w:rsidRPr="00C10034">
        <w:rPr>
          <w:i w:val="0"/>
        </w:rPr>
        <w:t>Authorization and Authentication: Authentication processes for users and organizations.</w:t>
      </w:r>
    </w:p>
    <w:p w14:paraId="2D2653EC" w14:textId="77777777" w:rsidR="00320823" w:rsidRPr="00C10034" w:rsidRDefault="00320823" w:rsidP="00320823">
      <w:pPr>
        <w:pStyle w:val="template"/>
        <w:rPr>
          <w:i w:val="0"/>
        </w:rPr>
      </w:pPr>
      <w:r w:rsidRPr="00C10034">
        <w:rPr>
          <w:i w:val="0"/>
        </w:rPr>
        <w:t>Application Updates: Regular application updates to address security vulnerabilities and introduce new features.</w:t>
      </w:r>
    </w:p>
    <w:p w14:paraId="326E4446" w14:textId="77777777" w:rsidR="00320823" w:rsidRPr="00C10034" w:rsidRDefault="00320823" w:rsidP="00320823">
      <w:pPr>
        <w:pStyle w:val="template"/>
        <w:rPr>
          <w:i w:val="0"/>
        </w:rPr>
      </w:pPr>
      <w:r w:rsidRPr="00C10034">
        <w:rPr>
          <w:i w:val="0"/>
        </w:rPr>
        <w:t>Various Devices and Screen Sizes:</w:t>
      </w:r>
    </w:p>
    <w:p w14:paraId="4B3E0C78" w14:textId="77777777" w:rsidR="00320823" w:rsidRPr="00C10034" w:rsidRDefault="00320823" w:rsidP="00320823">
      <w:pPr>
        <w:pStyle w:val="template"/>
        <w:rPr>
          <w:i w:val="0"/>
        </w:rPr>
      </w:pPr>
    </w:p>
    <w:p w14:paraId="267125AC" w14:textId="77777777" w:rsidR="00320823" w:rsidRPr="00C10034" w:rsidRDefault="00320823" w:rsidP="00320823">
      <w:pPr>
        <w:pStyle w:val="template"/>
        <w:rPr>
          <w:i w:val="0"/>
        </w:rPr>
      </w:pPr>
      <w:r w:rsidRPr="00C10034">
        <w:rPr>
          <w:i w:val="0"/>
        </w:rPr>
        <w:t>Responsive Design: Ensuring a responsive design for compatibility with different mobile devices and screen sizes.</w:t>
      </w:r>
    </w:p>
    <w:p w14:paraId="5DBEF54C" w14:textId="77777777" w:rsidR="00320823" w:rsidRPr="00C10034" w:rsidRDefault="00320823" w:rsidP="00320823">
      <w:pPr>
        <w:pStyle w:val="template"/>
        <w:rPr>
          <w:i w:val="0"/>
        </w:rPr>
      </w:pPr>
      <w:r w:rsidRPr="00C10034">
        <w:rPr>
          <w:i w:val="0"/>
        </w:rPr>
        <w:t>Language Support:</w:t>
      </w:r>
    </w:p>
    <w:p w14:paraId="01D55F32" w14:textId="77777777" w:rsidR="00320823" w:rsidRPr="00C10034" w:rsidRDefault="00320823" w:rsidP="00320823">
      <w:pPr>
        <w:pStyle w:val="template"/>
        <w:rPr>
          <w:i w:val="0"/>
        </w:rPr>
      </w:pPr>
    </w:p>
    <w:p w14:paraId="71B1BAEE" w14:textId="77777777" w:rsidR="00320823" w:rsidRPr="00C10034" w:rsidRDefault="00320823" w:rsidP="00320823">
      <w:pPr>
        <w:pStyle w:val="template"/>
        <w:rPr>
          <w:i w:val="0"/>
        </w:rPr>
      </w:pPr>
      <w:r w:rsidRPr="00C10034">
        <w:rPr>
          <w:i w:val="0"/>
        </w:rPr>
        <w:t>Multilingual Support: Providing multilingual support for users from different language groups.</w:t>
      </w:r>
    </w:p>
    <w:p w14:paraId="4A5D3E63" w14:textId="77777777" w:rsidR="00320823" w:rsidRPr="00C10034" w:rsidRDefault="00320823" w:rsidP="00320823">
      <w:pPr>
        <w:pStyle w:val="template"/>
        <w:rPr>
          <w:i w:val="0"/>
        </w:rPr>
      </w:pPr>
      <w:r w:rsidRPr="00C10034">
        <w:rPr>
          <w:i w:val="0"/>
        </w:rPr>
        <w:t>Performance Optimization:</w:t>
      </w:r>
    </w:p>
    <w:p w14:paraId="762F4B88" w14:textId="77777777" w:rsidR="00320823" w:rsidRPr="00C10034" w:rsidRDefault="00320823" w:rsidP="00320823">
      <w:pPr>
        <w:pStyle w:val="template"/>
        <w:rPr>
          <w:i w:val="0"/>
        </w:rPr>
      </w:pPr>
    </w:p>
    <w:p w14:paraId="0F718C02" w14:textId="77777777" w:rsidR="00320823" w:rsidRPr="00C10034" w:rsidRDefault="00320823" w:rsidP="00320823">
      <w:pPr>
        <w:pStyle w:val="template"/>
        <w:rPr>
          <w:i w:val="0"/>
        </w:rPr>
      </w:pPr>
      <w:r w:rsidRPr="00C10034">
        <w:rPr>
          <w:i w:val="0"/>
        </w:rPr>
        <w:t>Speed and Performance: Performance optimization for the application to operate efficiently and swiftly.</w:t>
      </w:r>
    </w:p>
    <w:p w14:paraId="1214D5E9" w14:textId="77777777" w:rsidR="00320823" w:rsidRPr="00C10034" w:rsidRDefault="00320823" w:rsidP="00320823">
      <w:pPr>
        <w:pStyle w:val="template"/>
        <w:rPr>
          <w:i w:val="0"/>
        </w:rPr>
      </w:pPr>
      <w:r w:rsidRPr="00C10034">
        <w:rPr>
          <w:i w:val="0"/>
        </w:rPr>
        <w:t>Backup and Recovery:</w:t>
      </w:r>
    </w:p>
    <w:p w14:paraId="445F136D" w14:textId="77777777" w:rsidR="00320823" w:rsidRPr="00C10034" w:rsidRDefault="00320823" w:rsidP="00320823">
      <w:pPr>
        <w:pStyle w:val="template"/>
        <w:rPr>
          <w:i w:val="0"/>
        </w:rPr>
      </w:pPr>
    </w:p>
    <w:p w14:paraId="0E7916E4" w14:textId="77777777" w:rsidR="00320823" w:rsidRPr="00C10034" w:rsidRDefault="00320823" w:rsidP="00320823">
      <w:pPr>
        <w:pStyle w:val="template"/>
        <w:rPr>
          <w:i w:val="0"/>
        </w:rPr>
      </w:pPr>
      <w:r w:rsidRPr="00C10034">
        <w:rPr>
          <w:i w:val="0"/>
        </w:rPr>
        <w:t>Data Backup: Regular backup processes for user information and system data.</w:t>
      </w:r>
    </w:p>
    <w:p w14:paraId="566FD795" w14:textId="77777777" w:rsidR="00320823" w:rsidRPr="00C10034" w:rsidRDefault="00320823" w:rsidP="00320823">
      <w:pPr>
        <w:pStyle w:val="template"/>
        <w:rPr>
          <w:i w:val="0"/>
        </w:rPr>
      </w:pPr>
      <w:r w:rsidRPr="00C10034">
        <w:rPr>
          <w:i w:val="0"/>
        </w:rPr>
        <w:t>Recovery Plans: Plans for recovery in case of system crashes or data loss.</w:t>
      </w:r>
    </w:p>
    <w:p w14:paraId="1BAE5628" w14:textId="77777777" w:rsidR="00320823" w:rsidRDefault="00320823" w:rsidP="00320823">
      <w:pPr>
        <w:pStyle w:val="Heading2"/>
      </w:pPr>
      <w:bookmarkStart w:id="34" w:name="_Toc439994678"/>
      <w:bookmarkStart w:id="35" w:name="_Toc441230983"/>
      <w:r>
        <w:lastRenderedPageBreak/>
        <w:t>Design and Implementation Constraints</w:t>
      </w:r>
      <w:bookmarkEnd w:id="34"/>
      <w:bookmarkEnd w:id="35"/>
    </w:p>
    <w:p w14:paraId="0A2C0D02" w14:textId="77777777" w:rsidR="00320823" w:rsidRPr="00F80187" w:rsidRDefault="00320823" w:rsidP="00320823">
      <w:pPr>
        <w:pStyle w:val="template"/>
        <w:rPr>
          <w:i w:val="0"/>
        </w:rPr>
      </w:pPr>
      <w:r w:rsidRPr="00F80187">
        <w:rPr>
          <w:i w:val="0"/>
        </w:rPr>
        <w:t>Data Privacy and Security:</w:t>
      </w:r>
    </w:p>
    <w:p w14:paraId="56FBBC59" w14:textId="77777777" w:rsidR="00320823" w:rsidRPr="00F80187" w:rsidRDefault="00320823" w:rsidP="00320823">
      <w:pPr>
        <w:pStyle w:val="template"/>
        <w:rPr>
          <w:i w:val="0"/>
        </w:rPr>
      </w:pPr>
    </w:p>
    <w:p w14:paraId="12758C22" w14:textId="77777777" w:rsidR="00320823" w:rsidRPr="00F80187" w:rsidRDefault="00320823" w:rsidP="00320823">
      <w:pPr>
        <w:pStyle w:val="template"/>
        <w:rPr>
          <w:i w:val="0"/>
        </w:rPr>
      </w:pPr>
      <w:r w:rsidRPr="00F80187">
        <w:rPr>
          <w:i w:val="0"/>
        </w:rPr>
        <w:t>Constraint: Full compliance with data privacy and security laws is required.</w:t>
      </w:r>
    </w:p>
    <w:p w14:paraId="428DBA1C" w14:textId="77777777" w:rsidR="00320823" w:rsidRPr="00F80187" w:rsidRDefault="00320823" w:rsidP="00320823">
      <w:pPr>
        <w:pStyle w:val="template"/>
        <w:rPr>
          <w:i w:val="0"/>
        </w:rPr>
      </w:pPr>
      <w:r w:rsidRPr="00F80187">
        <w:rPr>
          <w:i w:val="0"/>
        </w:rPr>
        <w:t>Solution: Implement security measures such as encryption, authorization, and authentication to protect user data.</w:t>
      </w:r>
    </w:p>
    <w:p w14:paraId="5229A222" w14:textId="77777777" w:rsidR="00320823" w:rsidRPr="00F80187" w:rsidRDefault="00320823" w:rsidP="00320823">
      <w:pPr>
        <w:pStyle w:val="template"/>
        <w:rPr>
          <w:i w:val="0"/>
        </w:rPr>
      </w:pPr>
      <w:r w:rsidRPr="00F80187">
        <w:rPr>
          <w:i w:val="0"/>
        </w:rPr>
        <w:t>Map Services:</w:t>
      </w:r>
    </w:p>
    <w:p w14:paraId="223DC3A7" w14:textId="77777777" w:rsidR="00320823" w:rsidRPr="00F80187" w:rsidRDefault="00320823" w:rsidP="00320823">
      <w:pPr>
        <w:pStyle w:val="template"/>
        <w:rPr>
          <w:i w:val="0"/>
        </w:rPr>
      </w:pPr>
    </w:p>
    <w:p w14:paraId="36879437" w14:textId="77777777" w:rsidR="00320823" w:rsidRPr="00F80187" w:rsidRDefault="00320823" w:rsidP="00320823">
      <w:pPr>
        <w:pStyle w:val="template"/>
        <w:rPr>
          <w:i w:val="0"/>
        </w:rPr>
      </w:pPr>
      <w:r w:rsidRPr="00F80187">
        <w:rPr>
          <w:i w:val="0"/>
        </w:rPr>
        <w:t>Constraint: Access to map services requires the provision of appropriate API keys.</w:t>
      </w:r>
    </w:p>
    <w:p w14:paraId="0A4DE4D1" w14:textId="77777777" w:rsidR="00320823" w:rsidRPr="00F80187" w:rsidRDefault="00320823" w:rsidP="00320823">
      <w:pPr>
        <w:pStyle w:val="template"/>
        <w:rPr>
          <w:i w:val="0"/>
        </w:rPr>
      </w:pPr>
      <w:r w:rsidRPr="00F80187">
        <w:rPr>
          <w:i w:val="0"/>
        </w:rPr>
        <w:t>Solution: Collaborate with a reliable map service provider and ensure the security of API keys for map integration.</w:t>
      </w:r>
    </w:p>
    <w:p w14:paraId="694FC971" w14:textId="77777777" w:rsidR="00320823" w:rsidRPr="00F80187" w:rsidRDefault="00320823" w:rsidP="00320823">
      <w:pPr>
        <w:pStyle w:val="template"/>
        <w:rPr>
          <w:i w:val="0"/>
        </w:rPr>
      </w:pPr>
      <w:r w:rsidRPr="00F80187">
        <w:rPr>
          <w:i w:val="0"/>
        </w:rPr>
        <w:t>Multilingual Support:</w:t>
      </w:r>
    </w:p>
    <w:p w14:paraId="34EFD1A3" w14:textId="77777777" w:rsidR="00320823" w:rsidRPr="00F80187" w:rsidRDefault="00320823" w:rsidP="00320823">
      <w:pPr>
        <w:pStyle w:val="template"/>
        <w:rPr>
          <w:i w:val="0"/>
        </w:rPr>
      </w:pPr>
    </w:p>
    <w:p w14:paraId="6F4A2F08" w14:textId="77777777" w:rsidR="00320823" w:rsidRPr="00F80187" w:rsidRDefault="00320823" w:rsidP="00320823">
      <w:pPr>
        <w:pStyle w:val="template"/>
        <w:rPr>
          <w:i w:val="0"/>
        </w:rPr>
      </w:pPr>
      <w:r w:rsidRPr="00F80187">
        <w:rPr>
          <w:i w:val="0"/>
        </w:rPr>
        <w:t>Constraint: Enabling multilingual support requires language translation and localization processes.</w:t>
      </w:r>
    </w:p>
    <w:p w14:paraId="0BFB376D" w14:textId="77777777" w:rsidR="00320823" w:rsidRPr="00F80187" w:rsidRDefault="00320823" w:rsidP="00320823">
      <w:pPr>
        <w:pStyle w:val="template"/>
        <w:rPr>
          <w:i w:val="0"/>
        </w:rPr>
      </w:pPr>
      <w:r w:rsidRPr="00F80187">
        <w:rPr>
          <w:i w:val="0"/>
        </w:rPr>
        <w:t>Solution: Utilize language translation services targeting various language groups and implement a multilingual support infrastructure.</w:t>
      </w:r>
    </w:p>
    <w:p w14:paraId="3F8A0B44" w14:textId="77777777" w:rsidR="00320823" w:rsidRPr="00F80187" w:rsidRDefault="00320823" w:rsidP="00320823">
      <w:pPr>
        <w:pStyle w:val="template"/>
        <w:rPr>
          <w:i w:val="0"/>
        </w:rPr>
      </w:pPr>
      <w:r w:rsidRPr="00F80187">
        <w:rPr>
          <w:i w:val="0"/>
        </w:rPr>
        <w:t>Internet Connectivity:</w:t>
      </w:r>
    </w:p>
    <w:p w14:paraId="2DDF1229" w14:textId="77777777" w:rsidR="00320823" w:rsidRPr="00F80187" w:rsidRDefault="00320823" w:rsidP="00320823">
      <w:pPr>
        <w:pStyle w:val="template"/>
        <w:rPr>
          <w:i w:val="0"/>
        </w:rPr>
      </w:pPr>
    </w:p>
    <w:p w14:paraId="61C87C4B" w14:textId="77777777" w:rsidR="00320823" w:rsidRPr="00F80187" w:rsidRDefault="00320823" w:rsidP="00320823">
      <w:pPr>
        <w:pStyle w:val="template"/>
        <w:rPr>
          <w:i w:val="0"/>
        </w:rPr>
      </w:pPr>
      <w:r w:rsidRPr="00F80187">
        <w:rPr>
          <w:i w:val="0"/>
        </w:rPr>
        <w:t>Constraint: Full functionality of the application relies on internet connectivity.</w:t>
      </w:r>
    </w:p>
    <w:p w14:paraId="63553B6F" w14:textId="77777777" w:rsidR="00320823" w:rsidRPr="00F80187" w:rsidRDefault="00320823" w:rsidP="00320823">
      <w:pPr>
        <w:pStyle w:val="template"/>
        <w:rPr>
          <w:i w:val="0"/>
        </w:rPr>
      </w:pPr>
      <w:r w:rsidRPr="00F80187">
        <w:rPr>
          <w:i w:val="0"/>
        </w:rPr>
        <w:t>Solution: Implement data compression and caching on the application side to make it more tolerant to low internet speeds.</w:t>
      </w:r>
    </w:p>
    <w:p w14:paraId="57D60AA2" w14:textId="77777777" w:rsidR="00320823" w:rsidRPr="00F80187" w:rsidRDefault="00320823" w:rsidP="00320823">
      <w:pPr>
        <w:pStyle w:val="template"/>
        <w:rPr>
          <w:i w:val="0"/>
        </w:rPr>
      </w:pPr>
      <w:r w:rsidRPr="00F80187">
        <w:rPr>
          <w:i w:val="0"/>
        </w:rPr>
        <w:t>Application Updates:</w:t>
      </w:r>
    </w:p>
    <w:p w14:paraId="4962C59D" w14:textId="77777777" w:rsidR="00320823" w:rsidRPr="00F80187" w:rsidRDefault="00320823" w:rsidP="00320823">
      <w:pPr>
        <w:pStyle w:val="template"/>
        <w:rPr>
          <w:i w:val="0"/>
        </w:rPr>
      </w:pPr>
    </w:p>
    <w:p w14:paraId="6D43ECED" w14:textId="77777777" w:rsidR="00320823" w:rsidRPr="00F80187" w:rsidRDefault="00320823" w:rsidP="00320823">
      <w:pPr>
        <w:pStyle w:val="template"/>
        <w:rPr>
          <w:i w:val="0"/>
        </w:rPr>
      </w:pPr>
      <w:r w:rsidRPr="00F80187">
        <w:rPr>
          <w:i w:val="0"/>
        </w:rPr>
        <w:t>Constraint: Regular application updates are necessary to fix security vulnerabilities and introduce new features.</w:t>
      </w:r>
    </w:p>
    <w:p w14:paraId="61E53895" w14:textId="77777777" w:rsidR="00320823" w:rsidRPr="00F80187" w:rsidRDefault="00320823" w:rsidP="00320823">
      <w:pPr>
        <w:pStyle w:val="template"/>
        <w:rPr>
          <w:i w:val="0"/>
        </w:rPr>
      </w:pPr>
      <w:r w:rsidRPr="00F80187">
        <w:rPr>
          <w:i w:val="0"/>
        </w:rPr>
        <w:t>Solution: Keep users informed through automatic update notifications and user-friendly update processes.</w:t>
      </w:r>
    </w:p>
    <w:p w14:paraId="31B888F7" w14:textId="77777777" w:rsidR="00320823" w:rsidRPr="00F80187" w:rsidRDefault="00320823" w:rsidP="00320823">
      <w:pPr>
        <w:pStyle w:val="template"/>
        <w:rPr>
          <w:i w:val="0"/>
        </w:rPr>
      </w:pPr>
      <w:r w:rsidRPr="00F80187">
        <w:rPr>
          <w:i w:val="0"/>
        </w:rPr>
        <w:t>Database Constraints:</w:t>
      </w:r>
    </w:p>
    <w:p w14:paraId="0F6B4799" w14:textId="77777777" w:rsidR="00320823" w:rsidRPr="00F80187" w:rsidRDefault="00320823" w:rsidP="00320823">
      <w:pPr>
        <w:pStyle w:val="template"/>
        <w:rPr>
          <w:i w:val="0"/>
        </w:rPr>
      </w:pPr>
    </w:p>
    <w:p w14:paraId="21A66039" w14:textId="77777777" w:rsidR="00320823" w:rsidRPr="00F80187" w:rsidRDefault="00320823" w:rsidP="00320823">
      <w:pPr>
        <w:pStyle w:val="template"/>
        <w:rPr>
          <w:i w:val="0"/>
        </w:rPr>
      </w:pPr>
      <w:r w:rsidRPr="00F80187">
        <w:rPr>
          <w:i w:val="0"/>
        </w:rPr>
        <w:t>Constraint: Optimize database queries and use a scalable database solution.</w:t>
      </w:r>
    </w:p>
    <w:p w14:paraId="06C6218F" w14:textId="77777777" w:rsidR="00320823" w:rsidRPr="00F80187" w:rsidRDefault="00320823" w:rsidP="00320823">
      <w:pPr>
        <w:pStyle w:val="template"/>
        <w:rPr>
          <w:i w:val="0"/>
        </w:rPr>
      </w:pPr>
      <w:r w:rsidRPr="00F80187">
        <w:rPr>
          <w:i w:val="0"/>
        </w:rPr>
        <w:t>Solution: Implement database indexing, query optimization, and use a scalable database structure to enhance performance.</w:t>
      </w:r>
    </w:p>
    <w:p w14:paraId="7A021CEC" w14:textId="77777777" w:rsidR="00320823" w:rsidRPr="00F80187" w:rsidRDefault="00320823" w:rsidP="00320823">
      <w:pPr>
        <w:pStyle w:val="template"/>
        <w:rPr>
          <w:i w:val="0"/>
        </w:rPr>
      </w:pPr>
      <w:r w:rsidRPr="00F80187">
        <w:rPr>
          <w:i w:val="0"/>
        </w:rPr>
        <w:t>Screen Sizes and Resolutions:</w:t>
      </w:r>
    </w:p>
    <w:p w14:paraId="3E1C8FDB" w14:textId="77777777" w:rsidR="00320823" w:rsidRPr="00F80187" w:rsidRDefault="00320823" w:rsidP="00320823">
      <w:pPr>
        <w:pStyle w:val="template"/>
        <w:rPr>
          <w:i w:val="0"/>
        </w:rPr>
      </w:pPr>
    </w:p>
    <w:p w14:paraId="68C7A3CA" w14:textId="77777777" w:rsidR="00320823" w:rsidRPr="00F80187" w:rsidRDefault="00320823" w:rsidP="00320823">
      <w:pPr>
        <w:pStyle w:val="template"/>
        <w:rPr>
          <w:i w:val="0"/>
        </w:rPr>
      </w:pPr>
      <w:r w:rsidRPr="00F80187">
        <w:rPr>
          <w:i w:val="0"/>
        </w:rPr>
        <w:t>Constraint: The application should work consistently across different screen sizes and resolutions.</w:t>
      </w:r>
    </w:p>
    <w:p w14:paraId="4DE3776A" w14:textId="77777777" w:rsidR="00320823" w:rsidRPr="00F80187" w:rsidRDefault="00320823" w:rsidP="00320823">
      <w:pPr>
        <w:pStyle w:val="template"/>
        <w:rPr>
          <w:i w:val="0"/>
        </w:rPr>
      </w:pPr>
      <w:r w:rsidRPr="00F80187">
        <w:rPr>
          <w:i w:val="0"/>
        </w:rPr>
        <w:t>Solution: Design a responsive user interface based on responsive design principles to adapt to various screen sizes.</w:t>
      </w:r>
    </w:p>
    <w:p w14:paraId="2A690117" w14:textId="77777777" w:rsidR="00320823" w:rsidRPr="00F80187" w:rsidRDefault="00320823" w:rsidP="00320823">
      <w:pPr>
        <w:pStyle w:val="template"/>
        <w:rPr>
          <w:i w:val="0"/>
        </w:rPr>
      </w:pPr>
      <w:r w:rsidRPr="00F80187">
        <w:rPr>
          <w:i w:val="0"/>
        </w:rPr>
        <w:t>User Engagement and Feedback:</w:t>
      </w:r>
    </w:p>
    <w:p w14:paraId="195B9232" w14:textId="77777777" w:rsidR="00320823" w:rsidRPr="00F80187" w:rsidRDefault="00320823" w:rsidP="00320823">
      <w:pPr>
        <w:pStyle w:val="template"/>
        <w:rPr>
          <w:i w:val="0"/>
        </w:rPr>
      </w:pPr>
    </w:p>
    <w:p w14:paraId="69043C89" w14:textId="77777777" w:rsidR="00320823" w:rsidRPr="00F80187" w:rsidRDefault="00320823" w:rsidP="00320823">
      <w:pPr>
        <w:pStyle w:val="template"/>
        <w:rPr>
          <w:i w:val="0"/>
        </w:rPr>
      </w:pPr>
      <w:r w:rsidRPr="00F80187">
        <w:rPr>
          <w:i w:val="0"/>
        </w:rPr>
        <w:t>Constraint: Responding promptly to user feedback and complaints is necessary.</w:t>
      </w:r>
    </w:p>
    <w:p w14:paraId="629352B2" w14:textId="77777777" w:rsidR="00320823" w:rsidRDefault="00320823" w:rsidP="00320823">
      <w:pPr>
        <w:pStyle w:val="template"/>
        <w:rPr>
          <w:i w:val="0"/>
        </w:rPr>
      </w:pPr>
      <w:r w:rsidRPr="00F80187">
        <w:rPr>
          <w:i w:val="0"/>
        </w:rPr>
        <w:t>Solution: Establish user support channels, feedback forms, and ensure regular user interaction.</w:t>
      </w:r>
    </w:p>
    <w:p w14:paraId="48D86B54" w14:textId="77777777" w:rsidR="00320823" w:rsidRDefault="00320823" w:rsidP="00320823">
      <w:pPr>
        <w:pStyle w:val="template"/>
        <w:rPr>
          <w:i w:val="0"/>
        </w:rPr>
      </w:pPr>
    </w:p>
    <w:p w14:paraId="319A483D" w14:textId="77777777" w:rsidR="00320823" w:rsidRPr="00F80187" w:rsidRDefault="00320823" w:rsidP="00320823">
      <w:pPr>
        <w:pStyle w:val="template"/>
        <w:rPr>
          <w:i w:val="0"/>
        </w:rPr>
      </w:pPr>
    </w:p>
    <w:p w14:paraId="06D21405" w14:textId="77777777" w:rsidR="00320823" w:rsidRDefault="00320823" w:rsidP="00320823">
      <w:pPr>
        <w:pStyle w:val="Heading2"/>
      </w:pPr>
      <w:bookmarkStart w:id="36" w:name="_Toc439994679"/>
      <w:bookmarkStart w:id="37" w:name="_Toc441230984"/>
      <w:r>
        <w:t>User Documentation</w:t>
      </w:r>
      <w:bookmarkEnd w:id="36"/>
      <w:bookmarkEnd w:id="37"/>
    </w:p>
    <w:p w14:paraId="4456BEB6" w14:textId="77777777" w:rsidR="00320823" w:rsidRPr="004C149E" w:rsidRDefault="00320823" w:rsidP="00320823">
      <w:pPr>
        <w:pStyle w:val="template"/>
        <w:rPr>
          <w:i w:val="0"/>
        </w:rPr>
      </w:pPr>
      <w:r w:rsidRPr="004C149E">
        <w:rPr>
          <w:i w:val="0"/>
        </w:rPr>
        <w:t>User Manual:</w:t>
      </w:r>
    </w:p>
    <w:p w14:paraId="4EDF1D1D" w14:textId="77777777" w:rsidR="00320823" w:rsidRPr="004C149E" w:rsidRDefault="00320823" w:rsidP="00320823">
      <w:pPr>
        <w:pStyle w:val="template"/>
        <w:rPr>
          <w:i w:val="0"/>
        </w:rPr>
      </w:pPr>
    </w:p>
    <w:p w14:paraId="606CC8EF" w14:textId="77777777" w:rsidR="00320823" w:rsidRPr="004C149E" w:rsidRDefault="00320823" w:rsidP="00320823">
      <w:pPr>
        <w:pStyle w:val="template"/>
        <w:rPr>
          <w:i w:val="0"/>
        </w:rPr>
      </w:pPr>
      <w:r w:rsidRPr="004C149E">
        <w:rPr>
          <w:i w:val="0"/>
        </w:rPr>
        <w:t>A comprehensive guide that outlines the installation process, system requirements, and step-by-step instructions on using the Stray Animals Tracking Mobile App. This manual will cover both basic and advanced features, ensuring users can navigate and utilize the app effectively.</w:t>
      </w:r>
    </w:p>
    <w:p w14:paraId="48656C23" w14:textId="77777777" w:rsidR="00320823" w:rsidRPr="004C149E" w:rsidRDefault="00320823" w:rsidP="00320823">
      <w:pPr>
        <w:pStyle w:val="template"/>
        <w:rPr>
          <w:i w:val="0"/>
        </w:rPr>
      </w:pPr>
      <w:r w:rsidRPr="004C149E">
        <w:rPr>
          <w:i w:val="0"/>
        </w:rPr>
        <w:lastRenderedPageBreak/>
        <w:t>On-line Help:</w:t>
      </w:r>
    </w:p>
    <w:p w14:paraId="75F26975" w14:textId="77777777" w:rsidR="00320823" w:rsidRPr="004C149E" w:rsidRDefault="00320823" w:rsidP="00320823">
      <w:pPr>
        <w:pStyle w:val="template"/>
        <w:rPr>
          <w:i w:val="0"/>
        </w:rPr>
      </w:pPr>
    </w:p>
    <w:p w14:paraId="6FC4992C" w14:textId="77777777" w:rsidR="00320823" w:rsidRPr="004C149E" w:rsidRDefault="00320823" w:rsidP="00320823">
      <w:pPr>
        <w:pStyle w:val="template"/>
        <w:rPr>
          <w:i w:val="0"/>
        </w:rPr>
      </w:pPr>
      <w:r w:rsidRPr="004C149E">
        <w:rPr>
          <w:i w:val="0"/>
        </w:rPr>
        <w:t>In-app assistance that provides context-specific guidance to users. The on-line help will be easily accessible from within the application, offering instant support on various functionalities, settings, and troubleshooting.</w:t>
      </w:r>
    </w:p>
    <w:p w14:paraId="64352DEF" w14:textId="77777777" w:rsidR="00320823" w:rsidRPr="004C149E" w:rsidRDefault="00320823" w:rsidP="00320823">
      <w:pPr>
        <w:pStyle w:val="template"/>
        <w:rPr>
          <w:i w:val="0"/>
        </w:rPr>
      </w:pPr>
      <w:r w:rsidRPr="004C149E">
        <w:rPr>
          <w:i w:val="0"/>
        </w:rPr>
        <w:t>Tutorials:</w:t>
      </w:r>
    </w:p>
    <w:p w14:paraId="67301AE4" w14:textId="77777777" w:rsidR="00320823" w:rsidRPr="004C149E" w:rsidRDefault="00320823" w:rsidP="00320823">
      <w:pPr>
        <w:pStyle w:val="template"/>
        <w:rPr>
          <w:i w:val="0"/>
        </w:rPr>
      </w:pPr>
    </w:p>
    <w:p w14:paraId="3B847A57" w14:textId="77777777" w:rsidR="00320823" w:rsidRPr="004C149E" w:rsidRDefault="00320823" w:rsidP="00320823">
      <w:pPr>
        <w:pStyle w:val="template"/>
        <w:rPr>
          <w:i w:val="0"/>
        </w:rPr>
      </w:pPr>
      <w:r w:rsidRPr="004C149E">
        <w:rPr>
          <w:i w:val="0"/>
        </w:rPr>
        <w:t>A series of tutorials designed to help users understand specific features of the app. These tutorials will include detailed explanations, visuals, and practical examples to ensure users can make the most out of the Stray Animals Tracking Mobile App.</w:t>
      </w:r>
    </w:p>
    <w:p w14:paraId="64562974" w14:textId="77777777" w:rsidR="00320823" w:rsidRPr="004C149E" w:rsidRDefault="00320823" w:rsidP="00320823">
      <w:pPr>
        <w:pStyle w:val="template"/>
        <w:rPr>
          <w:i w:val="0"/>
        </w:rPr>
      </w:pPr>
      <w:r w:rsidRPr="004C149E">
        <w:rPr>
          <w:i w:val="0"/>
        </w:rPr>
        <w:t>FAQ Section:</w:t>
      </w:r>
    </w:p>
    <w:p w14:paraId="58813CC7" w14:textId="77777777" w:rsidR="00320823" w:rsidRPr="004C149E" w:rsidRDefault="00320823" w:rsidP="00320823">
      <w:pPr>
        <w:pStyle w:val="template"/>
        <w:rPr>
          <w:i w:val="0"/>
        </w:rPr>
      </w:pPr>
    </w:p>
    <w:p w14:paraId="71057EDF" w14:textId="77777777" w:rsidR="00320823" w:rsidRPr="004C149E" w:rsidRDefault="00320823" w:rsidP="00320823">
      <w:pPr>
        <w:pStyle w:val="template"/>
        <w:rPr>
          <w:i w:val="0"/>
        </w:rPr>
      </w:pPr>
      <w:r w:rsidRPr="004C149E">
        <w:rPr>
          <w:i w:val="0"/>
        </w:rPr>
        <w:t>A frequently asked questions section to address common queries and concerns. This will serve as a quick reference for users looking for immediate solutions or clarification on specific aspects of the application.</w:t>
      </w:r>
    </w:p>
    <w:p w14:paraId="7AE13661" w14:textId="77777777" w:rsidR="00320823" w:rsidRPr="004C149E" w:rsidRDefault="00320823" w:rsidP="00320823">
      <w:pPr>
        <w:pStyle w:val="template"/>
        <w:rPr>
          <w:i w:val="0"/>
        </w:rPr>
      </w:pPr>
      <w:r w:rsidRPr="004C149E">
        <w:rPr>
          <w:i w:val="0"/>
        </w:rPr>
        <w:t>Delivery Formats:</w:t>
      </w:r>
    </w:p>
    <w:p w14:paraId="2CF033BB" w14:textId="77777777" w:rsidR="00320823" w:rsidRPr="004C149E" w:rsidRDefault="00320823" w:rsidP="00320823">
      <w:pPr>
        <w:pStyle w:val="template"/>
        <w:rPr>
          <w:i w:val="0"/>
        </w:rPr>
      </w:pPr>
    </w:p>
    <w:p w14:paraId="15FD5697" w14:textId="77777777" w:rsidR="00320823" w:rsidRPr="004C149E" w:rsidRDefault="00320823" w:rsidP="00320823">
      <w:pPr>
        <w:pStyle w:val="template"/>
        <w:rPr>
          <w:i w:val="0"/>
        </w:rPr>
      </w:pPr>
      <w:r w:rsidRPr="004C149E">
        <w:rPr>
          <w:i w:val="0"/>
        </w:rPr>
        <w:t>The user documentation will be provided in digital formats, including PDFs and online web pages. This ensures easy accessibility for users across various devices and platforms.</w:t>
      </w:r>
    </w:p>
    <w:p w14:paraId="32EFA789" w14:textId="77777777" w:rsidR="00320823" w:rsidRPr="004C149E" w:rsidRDefault="00320823" w:rsidP="00320823">
      <w:pPr>
        <w:pStyle w:val="template"/>
        <w:rPr>
          <w:i w:val="0"/>
        </w:rPr>
      </w:pPr>
      <w:r w:rsidRPr="004C149E">
        <w:rPr>
          <w:i w:val="0"/>
        </w:rPr>
        <w:t>Standards:</w:t>
      </w:r>
    </w:p>
    <w:p w14:paraId="2EFB13F4" w14:textId="77777777" w:rsidR="00320823" w:rsidRPr="004C149E" w:rsidRDefault="00320823" w:rsidP="00320823">
      <w:pPr>
        <w:pStyle w:val="template"/>
        <w:rPr>
          <w:i w:val="0"/>
        </w:rPr>
      </w:pPr>
    </w:p>
    <w:p w14:paraId="713941AB" w14:textId="77777777" w:rsidR="00320823" w:rsidRPr="004C149E" w:rsidRDefault="00320823" w:rsidP="00320823">
      <w:pPr>
        <w:pStyle w:val="template"/>
        <w:rPr>
          <w:i w:val="0"/>
        </w:rPr>
      </w:pPr>
      <w:r w:rsidRPr="004C149E">
        <w:rPr>
          <w:i w:val="0"/>
        </w:rPr>
        <w:t>The documentation will adhere to industry-standard writing and formatting conventions to enhance clarity and user-friendliness. It will also follow best practices for technical documentation, ensuring that users can quickly find the information they need.</w:t>
      </w:r>
    </w:p>
    <w:p w14:paraId="3C9928A5" w14:textId="77777777" w:rsidR="00320823" w:rsidRPr="004C149E" w:rsidRDefault="00320823" w:rsidP="00320823">
      <w:pPr>
        <w:pStyle w:val="template"/>
        <w:rPr>
          <w:i w:val="0"/>
        </w:rPr>
      </w:pPr>
      <w:r w:rsidRPr="004C149E">
        <w:rPr>
          <w:i w:val="0"/>
        </w:rPr>
        <w:t>Feedback Mechanism:</w:t>
      </w:r>
    </w:p>
    <w:p w14:paraId="5AB90E97" w14:textId="77777777" w:rsidR="00320823" w:rsidRPr="004C149E" w:rsidRDefault="00320823" w:rsidP="00320823">
      <w:pPr>
        <w:pStyle w:val="template"/>
        <w:rPr>
          <w:i w:val="0"/>
        </w:rPr>
      </w:pPr>
    </w:p>
    <w:p w14:paraId="0871B018" w14:textId="77777777" w:rsidR="00320823" w:rsidRPr="004C149E" w:rsidRDefault="00320823" w:rsidP="00320823">
      <w:pPr>
        <w:pStyle w:val="template"/>
        <w:rPr>
          <w:i w:val="0"/>
        </w:rPr>
      </w:pPr>
      <w:r w:rsidRPr="004C149E">
        <w:rPr>
          <w:i w:val="0"/>
        </w:rPr>
        <w:t>A system for users to provide feedback on the documentation will be implemented. This will help identify areas of improvement, address any user confusion, and continuously enhance the quality of the user documentation.</w:t>
      </w:r>
    </w:p>
    <w:p w14:paraId="0C7D3827" w14:textId="77777777" w:rsidR="00320823" w:rsidRPr="004C149E" w:rsidRDefault="00320823" w:rsidP="00320823">
      <w:pPr>
        <w:pStyle w:val="template"/>
        <w:rPr>
          <w:i w:val="0"/>
        </w:rPr>
      </w:pPr>
      <w:r w:rsidRPr="004C149E">
        <w:rPr>
          <w:i w:val="0"/>
        </w:rPr>
        <w:t>Version Control:</w:t>
      </w:r>
    </w:p>
    <w:p w14:paraId="3ADFE2D2" w14:textId="77777777" w:rsidR="00320823" w:rsidRPr="004C149E" w:rsidRDefault="00320823" w:rsidP="00320823">
      <w:pPr>
        <w:pStyle w:val="template"/>
        <w:rPr>
          <w:i w:val="0"/>
        </w:rPr>
      </w:pPr>
    </w:p>
    <w:p w14:paraId="3A0D6409" w14:textId="77777777" w:rsidR="00320823" w:rsidRPr="004C149E" w:rsidRDefault="00320823" w:rsidP="00320823">
      <w:pPr>
        <w:pStyle w:val="template"/>
        <w:rPr>
          <w:i w:val="0"/>
        </w:rPr>
      </w:pPr>
      <w:r w:rsidRPr="004C149E">
        <w:rPr>
          <w:i w:val="0"/>
        </w:rPr>
        <w:t>The documentation will be versioned to align with software releases. Each version will clearly indicate the changes and updates, allowing users to stay informed about new features or modifications.</w:t>
      </w:r>
    </w:p>
    <w:p w14:paraId="2EC38DA1" w14:textId="77777777" w:rsidR="00320823" w:rsidRDefault="00320823" w:rsidP="00320823">
      <w:pPr>
        <w:pStyle w:val="Heading2"/>
      </w:pPr>
      <w:bookmarkStart w:id="38" w:name="_Toc439994680"/>
      <w:bookmarkStart w:id="39" w:name="_Toc441230985"/>
      <w:r>
        <w:t>Assumptions and Dependencies</w:t>
      </w:r>
      <w:bookmarkEnd w:id="38"/>
      <w:bookmarkEnd w:id="39"/>
    </w:p>
    <w:p w14:paraId="1F1D2398" w14:textId="77777777" w:rsidR="00320823" w:rsidRPr="00155590" w:rsidRDefault="00320823" w:rsidP="00320823">
      <w:r w:rsidRPr="00155590">
        <w:t>The system's compatibility with hardware and web browsers is critical to the project's success.</w:t>
      </w:r>
    </w:p>
    <w:p w14:paraId="3BEB4A59" w14:textId="77777777" w:rsidR="00320823" w:rsidRDefault="00320823" w:rsidP="00320823">
      <w:pPr>
        <w:pStyle w:val="Heading1"/>
      </w:pPr>
      <w:bookmarkStart w:id="40" w:name="_Toc439994682"/>
      <w:bookmarkStart w:id="41" w:name="_Toc441230986"/>
      <w:r>
        <w:t>External Interface Requirements</w:t>
      </w:r>
      <w:bookmarkEnd w:id="40"/>
      <w:bookmarkEnd w:id="41"/>
    </w:p>
    <w:p w14:paraId="4C9000CA" w14:textId="77777777" w:rsidR="00320823" w:rsidRDefault="00320823" w:rsidP="00320823">
      <w:pPr>
        <w:pStyle w:val="Heading2"/>
      </w:pPr>
      <w:bookmarkStart w:id="42" w:name="_Toc441230987"/>
      <w:r>
        <w:t>User Interfaces</w:t>
      </w:r>
      <w:bookmarkEnd w:id="42"/>
    </w:p>
    <w:p w14:paraId="4B7B11A9" w14:textId="77777777" w:rsidR="00320823" w:rsidRDefault="00320823" w:rsidP="00320823">
      <w:pPr>
        <w:pStyle w:val="template"/>
        <w:rPr>
          <w:i w:val="0"/>
        </w:rPr>
      </w:pPr>
      <w:r w:rsidRPr="6D68C7C0">
        <w:rPr>
          <w:rFonts w:ascii="Times New Roman" w:hAnsi="Times New Roman"/>
          <w:i w:val="0"/>
          <w:sz w:val="24"/>
          <w:szCs w:val="24"/>
        </w:rPr>
        <w:t>For the convenience of users interested in a website about stray animals, the user interface is made to be straightforward and easy to use. Basic and broad explanations of the user interface are provided below:</w:t>
      </w:r>
      <w:r>
        <w:br/>
      </w:r>
      <w:r w:rsidRPr="6D68C7C0">
        <w:rPr>
          <w:rFonts w:ascii="Times New Roman" w:hAnsi="Times New Roman"/>
          <w:b/>
          <w:bCs/>
          <w:i w:val="0"/>
          <w:sz w:val="24"/>
          <w:szCs w:val="24"/>
        </w:rPr>
        <w:t xml:space="preserve"> </w:t>
      </w:r>
      <w:r>
        <w:br/>
      </w:r>
      <w:r w:rsidRPr="6D68C7C0">
        <w:rPr>
          <w:rFonts w:ascii="Times New Roman" w:hAnsi="Times New Roman"/>
          <w:b/>
          <w:bCs/>
          <w:i w:val="0"/>
          <w:szCs w:val="22"/>
        </w:rPr>
        <w:t>-</w:t>
      </w:r>
      <w:r w:rsidRPr="6D68C7C0">
        <w:rPr>
          <w:rFonts w:ascii="Times New Roman" w:hAnsi="Times New Roman"/>
          <w:i w:val="0"/>
          <w:szCs w:val="22"/>
        </w:rPr>
        <w:t xml:space="preserve">Users who are interested in stray animals will be required to register or log in when they visit the webpage. </w:t>
      </w:r>
      <w:r>
        <w:br/>
      </w:r>
      <w:r>
        <w:br/>
      </w:r>
      <w:r w:rsidRPr="6D68C7C0">
        <w:rPr>
          <w:rFonts w:ascii="Times New Roman" w:hAnsi="Times New Roman"/>
          <w:i w:val="0"/>
          <w:szCs w:val="22"/>
        </w:rPr>
        <w:t>-If there are any problems with a user's login or registration details, the system will</w:t>
      </w:r>
      <w:r w:rsidRPr="6D68C7C0">
        <w:rPr>
          <w:rFonts w:ascii="Times New Roman" w:hAnsi="Times New Roman"/>
          <w:b/>
          <w:bCs/>
          <w:i w:val="0"/>
          <w:szCs w:val="22"/>
        </w:rPr>
        <w:t xml:space="preserve"> guide </w:t>
      </w:r>
      <w:r w:rsidRPr="6D68C7C0">
        <w:rPr>
          <w:rFonts w:ascii="Times New Roman" w:hAnsi="Times New Roman"/>
          <w:b/>
          <w:bCs/>
          <w:i w:val="0"/>
          <w:szCs w:val="22"/>
        </w:rPr>
        <w:lastRenderedPageBreak/>
        <w:t>them</w:t>
      </w:r>
      <w:r w:rsidRPr="6D68C7C0">
        <w:rPr>
          <w:rFonts w:ascii="Times New Roman" w:hAnsi="Times New Roman"/>
          <w:i w:val="0"/>
          <w:szCs w:val="22"/>
        </w:rPr>
        <w:t>.</w:t>
      </w:r>
      <w:r>
        <w:br/>
      </w:r>
      <w:r w:rsidRPr="6D68C7C0">
        <w:rPr>
          <w:rFonts w:ascii="Times New Roman" w:hAnsi="Times New Roman"/>
          <w:b/>
          <w:bCs/>
          <w:i w:val="0"/>
          <w:szCs w:val="22"/>
        </w:rPr>
        <w:t xml:space="preserve"> </w:t>
      </w:r>
      <w:r w:rsidRPr="6D68C7C0">
        <w:rPr>
          <w:rFonts w:ascii="Times New Roman" w:hAnsi="Times New Roman"/>
          <w:i w:val="0"/>
          <w:szCs w:val="22"/>
        </w:rPr>
        <w:t xml:space="preserve"> </w:t>
      </w:r>
      <w:r>
        <w:br/>
      </w:r>
      <w:r w:rsidRPr="6D68C7C0">
        <w:rPr>
          <w:rFonts w:ascii="Times New Roman" w:hAnsi="Times New Roman"/>
          <w:i w:val="0"/>
          <w:sz w:val="24"/>
          <w:szCs w:val="24"/>
        </w:rPr>
        <w:t xml:space="preserve"> </w:t>
      </w:r>
      <w:r w:rsidRPr="6D68C7C0">
        <w:rPr>
          <w:rFonts w:ascii="Times New Roman" w:hAnsi="Times New Roman"/>
          <w:i w:val="0"/>
          <w:szCs w:val="22"/>
        </w:rPr>
        <w:t>-Every user will get access to a customized webpage with content about stray animals on it.</w:t>
      </w:r>
      <w:r>
        <w:br/>
      </w:r>
      <w:r w:rsidRPr="6D68C7C0">
        <w:rPr>
          <w:rFonts w:ascii="Times New Roman" w:hAnsi="Times New Roman"/>
          <w:b/>
          <w:bCs/>
          <w:i w:val="0"/>
          <w:szCs w:val="22"/>
        </w:rPr>
        <w:t xml:space="preserve"> </w:t>
      </w:r>
      <w:r w:rsidRPr="6D68C7C0">
        <w:rPr>
          <w:rFonts w:ascii="Times New Roman" w:hAnsi="Times New Roman"/>
          <w:i w:val="0"/>
          <w:szCs w:val="22"/>
        </w:rPr>
        <w:t xml:space="preserve"> </w:t>
      </w:r>
      <w:r>
        <w:br/>
      </w:r>
      <w:r w:rsidRPr="6D68C7C0">
        <w:rPr>
          <w:rFonts w:ascii="Times New Roman" w:hAnsi="Times New Roman"/>
          <w:i w:val="0"/>
          <w:sz w:val="24"/>
          <w:szCs w:val="24"/>
        </w:rPr>
        <w:t xml:space="preserve"> -</w:t>
      </w:r>
      <w:r w:rsidRPr="6D68C7C0">
        <w:rPr>
          <w:rFonts w:ascii="Times New Roman" w:hAnsi="Times New Roman"/>
          <w:i w:val="0"/>
          <w:szCs w:val="22"/>
        </w:rPr>
        <w:t xml:space="preserve">A guide will be made available to </w:t>
      </w:r>
      <w:bookmarkStart w:id="43" w:name="_Int_1qX1zyOb"/>
      <w:r w:rsidRPr="6D68C7C0">
        <w:rPr>
          <w:rFonts w:ascii="Times New Roman" w:hAnsi="Times New Roman"/>
          <w:i w:val="0"/>
          <w:szCs w:val="22"/>
        </w:rPr>
        <w:t>new users</w:t>
      </w:r>
      <w:bookmarkEnd w:id="43"/>
      <w:r w:rsidRPr="6D68C7C0">
        <w:rPr>
          <w:rFonts w:ascii="Times New Roman" w:hAnsi="Times New Roman"/>
          <w:i w:val="0"/>
          <w:szCs w:val="22"/>
        </w:rPr>
        <w:t xml:space="preserve"> who are interested in</w:t>
      </w:r>
      <w:r w:rsidRPr="6D68C7C0">
        <w:rPr>
          <w:rFonts w:ascii="Times New Roman" w:hAnsi="Times New Roman"/>
          <w:b/>
          <w:bCs/>
          <w:i w:val="0"/>
          <w:szCs w:val="22"/>
        </w:rPr>
        <w:t xml:space="preserve"> </w:t>
      </w:r>
      <w:r w:rsidRPr="6D68C7C0">
        <w:rPr>
          <w:rFonts w:ascii="Times New Roman" w:hAnsi="Times New Roman"/>
          <w:i w:val="0"/>
          <w:szCs w:val="22"/>
        </w:rPr>
        <w:t xml:space="preserve">adopting stray animals </w:t>
      </w:r>
      <w:r w:rsidRPr="6D68C7C0">
        <w:rPr>
          <w:rFonts w:ascii="Times New Roman" w:hAnsi="Times New Roman"/>
          <w:b/>
          <w:bCs/>
          <w:i w:val="0"/>
          <w:szCs w:val="22"/>
        </w:rPr>
        <w:t>to</w:t>
      </w:r>
      <w:r w:rsidRPr="6D68C7C0">
        <w:rPr>
          <w:rFonts w:ascii="Times New Roman" w:hAnsi="Times New Roman"/>
          <w:i w:val="0"/>
          <w:szCs w:val="22"/>
        </w:rPr>
        <w:t xml:space="preserve"> make</w:t>
      </w:r>
      <w:r w:rsidRPr="6D68C7C0">
        <w:rPr>
          <w:rFonts w:ascii="Times New Roman" w:hAnsi="Times New Roman"/>
          <w:b/>
          <w:bCs/>
          <w:i w:val="0"/>
          <w:szCs w:val="22"/>
        </w:rPr>
        <w:t xml:space="preserve"> their </w:t>
      </w:r>
      <w:r w:rsidRPr="6D68C7C0">
        <w:rPr>
          <w:rFonts w:ascii="Times New Roman" w:hAnsi="Times New Roman"/>
          <w:i w:val="0"/>
          <w:szCs w:val="22"/>
        </w:rPr>
        <w:t>journey easier.</w:t>
      </w:r>
      <w:r>
        <w:br/>
      </w:r>
      <w:r w:rsidRPr="6D68C7C0">
        <w:rPr>
          <w:rFonts w:ascii="Times New Roman" w:hAnsi="Times New Roman"/>
          <w:b/>
          <w:bCs/>
          <w:i w:val="0"/>
          <w:szCs w:val="22"/>
        </w:rPr>
        <w:t xml:space="preserve"> </w:t>
      </w:r>
      <w:r>
        <w:br/>
      </w:r>
      <w:r w:rsidRPr="6D68C7C0">
        <w:rPr>
          <w:rFonts w:ascii="Times New Roman" w:hAnsi="Times New Roman"/>
          <w:i w:val="0"/>
          <w:szCs w:val="22"/>
        </w:rPr>
        <w:t>-All around the website, information regarding stray animals will be prominently presented.</w:t>
      </w:r>
      <w:r>
        <w:br/>
      </w:r>
      <w:r w:rsidRPr="6D68C7C0">
        <w:rPr>
          <w:rFonts w:ascii="Times New Roman" w:hAnsi="Times New Roman"/>
          <w:b/>
          <w:bCs/>
          <w:i w:val="0"/>
          <w:szCs w:val="22"/>
        </w:rPr>
        <w:t xml:space="preserve"> </w:t>
      </w:r>
      <w:r>
        <w:br/>
      </w:r>
      <w:r w:rsidRPr="6D68C7C0">
        <w:rPr>
          <w:rFonts w:ascii="Times New Roman" w:hAnsi="Times New Roman"/>
          <w:i w:val="0"/>
          <w:szCs w:val="22"/>
        </w:rPr>
        <w:t>-There will be a help button on every interface, guaranteeing assistance with topics pertaining to stray animals.</w:t>
      </w:r>
    </w:p>
    <w:p w14:paraId="4B6156C9" w14:textId="77777777" w:rsidR="00320823" w:rsidRDefault="00320823" w:rsidP="00320823">
      <w:pPr>
        <w:pStyle w:val="Heading2"/>
      </w:pPr>
      <w:bookmarkStart w:id="44" w:name="_Toc439994684"/>
      <w:bookmarkStart w:id="45" w:name="_Toc441230988"/>
      <w:r>
        <w:t>Hardware Interfaces</w:t>
      </w:r>
      <w:bookmarkEnd w:id="44"/>
      <w:bookmarkEnd w:id="45"/>
    </w:p>
    <w:p w14:paraId="704B476A" w14:textId="77777777" w:rsidR="00320823" w:rsidRDefault="00320823" w:rsidP="00320823">
      <w:pPr>
        <w:pStyle w:val="template"/>
        <w:rPr>
          <w:i w:val="0"/>
        </w:rPr>
      </w:pPr>
      <w:r w:rsidRPr="6D68C7C0">
        <w:rPr>
          <w:rFonts w:ascii="Times New Roman" w:hAnsi="Times New Roman"/>
          <w:i w:val="0"/>
          <w:sz w:val="24"/>
          <w:szCs w:val="24"/>
        </w:rPr>
        <w:t>Strong compatibility with Android and iOS devices is provided by the system, which requires a minimum of 2GB of hard disk space, 512MB of memory, and an i3 or comparable processor. Its adaptable interface ensures a seamless and optimum user experience by customizing interactions to each device's basic capabilities. Wi-Fi or 3G connectivity is created to enable effective communication with the remote server; the addition of a Global Positioning System (GPS) allows for accurate location tracking of neighboring restaurants, hence improving delivery efficiency. The IP communication protocol is used to establish network connections, demonstrating a dedication to adaptability and performance across a wide range of mobile devices, even those with the most basic characteristics.</w:t>
      </w:r>
    </w:p>
    <w:p w14:paraId="12FFAB04" w14:textId="77777777" w:rsidR="00320823" w:rsidRDefault="00320823" w:rsidP="00320823">
      <w:pPr>
        <w:pStyle w:val="Heading2"/>
      </w:pPr>
      <w:bookmarkStart w:id="46" w:name="_Toc439994685"/>
      <w:bookmarkStart w:id="47" w:name="_Toc441230989"/>
      <w:r>
        <w:t>Software Interfaces</w:t>
      </w:r>
      <w:bookmarkEnd w:id="46"/>
      <w:bookmarkEnd w:id="47"/>
    </w:p>
    <w:p w14:paraId="75507584" w14:textId="77777777" w:rsidR="00320823" w:rsidRDefault="00320823" w:rsidP="00320823">
      <w:r w:rsidRPr="6D68C7C0">
        <w:rPr>
          <w:sz w:val="22"/>
        </w:rPr>
        <w:t>Compatibility with several operating systems is guaranteed by the Stray Animal Information System, which includes iOS 15 and above, Android 10.0 and above, and Windows 7 and above. The system includes a Relational Database Management System (RDBMS) for smooth data management. This system offers an easy-to-use database update, control, and usability platform. This guarantees effective tracking and management of data about stray animals, adding to a thorough and simple experience for everyone who uses the system.</w:t>
      </w:r>
    </w:p>
    <w:p w14:paraId="2AB94A95" w14:textId="77777777" w:rsidR="00320823" w:rsidRDefault="00320823" w:rsidP="00320823">
      <w:pPr>
        <w:pStyle w:val="template"/>
      </w:pPr>
    </w:p>
    <w:p w14:paraId="216EF2E6" w14:textId="77777777" w:rsidR="00320823" w:rsidRDefault="00320823" w:rsidP="00320823">
      <w:pPr>
        <w:pStyle w:val="Heading2"/>
      </w:pPr>
      <w:bookmarkStart w:id="48" w:name="_Toc439994686"/>
      <w:bookmarkStart w:id="49" w:name="_Toc441230990"/>
      <w:r>
        <w:t>Communications Interfaces</w:t>
      </w:r>
      <w:bookmarkEnd w:id="48"/>
      <w:bookmarkEnd w:id="49"/>
    </w:p>
    <w:p w14:paraId="386920F2" w14:textId="77777777" w:rsidR="00320823" w:rsidRDefault="00320823" w:rsidP="00320823">
      <w:pPr>
        <w:pStyle w:val="template"/>
        <w:rPr>
          <w:i w:val="0"/>
        </w:rPr>
      </w:pPr>
      <w:r w:rsidRPr="6D68C7C0">
        <w:rPr>
          <w:rFonts w:ascii="Times New Roman" w:hAnsi="Times New Roman"/>
          <w:i w:val="0"/>
          <w:sz w:val="24"/>
          <w:szCs w:val="24"/>
        </w:rPr>
        <w:t>The web server and client browser of the Stray Animal Information System communicate with each other seamlessly thanks to the Hypertext Transfer Protocol (HTTP). The TCP/IP protocol facilitates communication between servers and web browsers. The system sends notifications, verification codes, and other pertinent information to clients via email using the Simple Mail Transfer Protocol (SMTP) to improve user communication. As a result, a strong security protocol will be put in place to ensure financial transactions' security. A secure internet connection is also set up to connect users to the database, underscoring the dedication to protecting personal data about stray animals.</w:t>
      </w:r>
    </w:p>
    <w:p w14:paraId="3421B104" w14:textId="77777777" w:rsidR="00320823" w:rsidRDefault="00320823" w:rsidP="00320823">
      <w:pPr>
        <w:pStyle w:val="Heading1"/>
      </w:pPr>
      <w:bookmarkStart w:id="50" w:name="_Toc439994687"/>
      <w:bookmarkStart w:id="51" w:name="_Toc441230991"/>
      <w:r>
        <w:t>System Features</w:t>
      </w:r>
      <w:bookmarkEnd w:id="50"/>
      <w:bookmarkEnd w:id="51"/>
    </w:p>
    <w:p w14:paraId="0B90BCC6" w14:textId="77777777" w:rsidR="00320823" w:rsidRDefault="00320823" w:rsidP="00320823">
      <w:pPr>
        <w:pStyle w:val="template"/>
      </w:pPr>
    </w:p>
    <w:p w14:paraId="4AA6B4FF" w14:textId="77777777" w:rsidR="00320823" w:rsidRDefault="00320823" w:rsidP="00320823">
      <w:pPr>
        <w:pStyle w:val="Heading2"/>
      </w:pPr>
      <w:r>
        <w:lastRenderedPageBreak/>
        <w:t xml:space="preserve">User Features </w:t>
      </w:r>
    </w:p>
    <w:p w14:paraId="787A75E5" w14:textId="77777777" w:rsidR="00320823" w:rsidRPr="00F31FAB" w:rsidRDefault="00320823" w:rsidP="00320823">
      <w:pPr>
        <w:rPr>
          <w:b/>
          <w:bCs/>
        </w:rPr>
      </w:pPr>
      <w:r w:rsidRPr="6D68C7C0">
        <w:rPr>
          <w:b/>
          <w:bCs/>
        </w:rPr>
        <w:t xml:space="preserve">4.1.1 Account Management </w:t>
      </w:r>
    </w:p>
    <w:p w14:paraId="0D09DB8A" w14:textId="77777777" w:rsidR="00320823" w:rsidRDefault="00320823" w:rsidP="00320823">
      <w:pPr>
        <w:pStyle w:val="template"/>
      </w:pPr>
    </w:p>
    <w:p w14:paraId="4E37EEA9" w14:textId="77777777" w:rsidR="00320823" w:rsidRDefault="00320823" w:rsidP="00320823">
      <w:pPr>
        <w:pStyle w:val="Heading3"/>
        <w:numPr>
          <w:ilvl w:val="2"/>
          <w:numId w:val="0"/>
        </w:numPr>
      </w:pPr>
      <w:r>
        <w:t xml:space="preserve">4.1.1.1 Description and Priority </w:t>
      </w:r>
    </w:p>
    <w:p w14:paraId="52CBA5B5" w14:textId="77777777" w:rsidR="00320823" w:rsidRDefault="00320823" w:rsidP="00320823">
      <w:pPr>
        <w:pStyle w:val="level4"/>
      </w:pPr>
      <w:r w:rsidRPr="00566F23">
        <w:t>With the use of this function, users can get fast notifications when new stray animal sightings occur or when there are changes about animals they have reported. By giving timely information, it improves the app's responsiveness and user engagement.</w:t>
      </w:r>
    </w:p>
    <w:p w14:paraId="69A0E233" w14:textId="77777777" w:rsidR="00320823" w:rsidRDefault="00320823" w:rsidP="00320823">
      <w:pPr>
        <w:pStyle w:val="Heading3"/>
        <w:numPr>
          <w:ilvl w:val="2"/>
          <w:numId w:val="0"/>
        </w:numPr>
      </w:pPr>
      <w:r>
        <w:t>4.1.1.2 Stimulus/Response Sequences</w:t>
      </w:r>
    </w:p>
    <w:p w14:paraId="5C12A960" w14:textId="77777777" w:rsidR="00320823" w:rsidRDefault="00320823" w:rsidP="00320823">
      <w:pPr>
        <w:pStyle w:val="level4"/>
      </w:pPr>
      <w:r w:rsidRPr="00F8745E">
        <w:t>Certain functions within this category are initiated automatically by the system's default settings. Others are in reaction to a user's directive.</w:t>
      </w:r>
    </w:p>
    <w:p w14:paraId="52F8A276" w14:textId="77777777" w:rsidR="00320823" w:rsidRDefault="00320823" w:rsidP="00320823">
      <w:pPr>
        <w:pStyle w:val="Heading3"/>
        <w:numPr>
          <w:ilvl w:val="2"/>
          <w:numId w:val="0"/>
        </w:numPr>
      </w:pPr>
      <w:r>
        <w:t>4.1.1.3 Functional Requirements</w:t>
      </w:r>
    </w:p>
    <w:p w14:paraId="277D79DC" w14:textId="77777777" w:rsidR="00320823" w:rsidRDefault="00320823" w:rsidP="00320823">
      <w:pPr>
        <w:pStyle w:val="requirement"/>
        <w:ind w:left="0" w:firstLine="0"/>
      </w:pPr>
      <w:r>
        <w:t>REQ-1: New users shall be able to register.</w:t>
      </w:r>
    </w:p>
    <w:p w14:paraId="13B8C378" w14:textId="77777777" w:rsidR="00320823" w:rsidRDefault="00320823" w:rsidP="00320823">
      <w:pPr>
        <w:pStyle w:val="requirement"/>
        <w:ind w:left="0" w:firstLine="0"/>
      </w:pPr>
      <w:r>
        <w:t xml:space="preserve">REQ-2: Old users can login  </w:t>
      </w:r>
    </w:p>
    <w:p w14:paraId="322F7E34" w14:textId="77777777" w:rsidR="00320823" w:rsidRDefault="00320823" w:rsidP="00320823">
      <w:pPr>
        <w:pStyle w:val="requirement"/>
        <w:ind w:left="0" w:firstLine="0"/>
      </w:pPr>
      <w:r>
        <w:t xml:space="preserve">REQ-3: Logged in users shall be able to logout. </w:t>
      </w:r>
    </w:p>
    <w:p w14:paraId="63095FCA" w14:textId="77777777" w:rsidR="00320823" w:rsidRDefault="00320823" w:rsidP="00320823">
      <w:pPr>
        <w:pStyle w:val="requirement"/>
        <w:ind w:left="0" w:firstLine="0"/>
      </w:pPr>
      <w:r>
        <w:t xml:space="preserve">REQ-4: Users shall be able to change the language setting. </w:t>
      </w:r>
    </w:p>
    <w:p w14:paraId="79ACAC7C" w14:textId="77777777" w:rsidR="00320823" w:rsidRDefault="00320823" w:rsidP="00320823">
      <w:pPr>
        <w:pStyle w:val="requirement"/>
        <w:ind w:left="0" w:firstLine="0"/>
      </w:pPr>
      <w:r>
        <w:t xml:space="preserve">REQ-5: Users shall be able to renew their password if they forget it. </w:t>
      </w:r>
    </w:p>
    <w:p w14:paraId="706204A9" w14:textId="77777777" w:rsidR="00320823" w:rsidRDefault="00320823" w:rsidP="00320823">
      <w:pPr>
        <w:pStyle w:val="requirement"/>
        <w:ind w:left="0" w:firstLine="0"/>
      </w:pPr>
      <w:r>
        <w:t xml:space="preserve">REQ-6: System shall notify users in case of invalid entry. </w:t>
      </w:r>
    </w:p>
    <w:p w14:paraId="7B59ABB8" w14:textId="77777777" w:rsidR="00320823" w:rsidRDefault="00320823" w:rsidP="00320823">
      <w:pPr>
        <w:pStyle w:val="requirement"/>
        <w:ind w:left="0" w:firstLine="0"/>
      </w:pPr>
      <w:r>
        <w:t>REQ-7: Users can preview pets without logging in.</w:t>
      </w:r>
    </w:p>
    <w:p w14:paraId="3A1DBA70" w14:textId="77777777" w:rsidR="00320823" w:rsidRDefault="00320823" w:rsidP="00320823">
      <w:pPr>
        <w:pStyle w:val="requirement"/>
        <w:ind w:left="0" w:firstLine="0"/>
      </w:pPr>
      <w:r>
        <w:t>REQ-8: Users can live track animals without logging in.</w:t>
      </w:r>
    </w:p>
    <w:p w14:paraId="218639A0" w14:textId="77777777" w:rsidR="00320823" w:rsidRDefault="00320823" w:rsidP="00320823">
      <w:pPr>
        <w:pStyle w:val="requirement"/>
        <w:ind w:left="0" w:firstLine="0"/>
      </w:pPr>
      <w:r>
        <w:t>REQ-9: Users can sign up as volunteers.</w:t>
      </w:r>
    </w:p>
    <w:p w14:paraId="355D67EC" w14:textId="77777777" w:rsidR="00320823" w:rsidRDefault="00320823" w:rsidP="00320823">
      <w:pPr>
        <w:pStyle w:val="Heading2"/>
        <w:numPr>
          <w:ilvl w:val="1"/>
          <w:numId w:val="0"/>
        </w:numPr>
      </w:pPr>
      <w:r>
        <w:t>4.1.2 Customer Menu Integration</w:t>
      </w:r>
    </w:p>
    <w:p w14:paraId="5B68966F" w14:textId="77777777" w:rsidR="00320823" w:rsidRDefault="00320823" w:rsidP="00320823"/>
    <w:p w14:paraId="56600806" w14:textId="77777777" w:rsidR="00320823" w:rsidRDefault="00320823" w:rsidP="00320823">
      <w:pPr>
        <w:rPr>
          <w:b/>
          <w:bCs/>
        </w:rPr>
      </w:pPr>
      <w:r w:rsidRPr="6D68C7C0">
        <w:rPr>
          <w:b/>
          <w:bCs/>
        </w:rPr>
        <w:t>4.1.2.1 Description &amp; Priority:</w:t>
      </w:r>
    </w:p>
    <w:p w14:paraId="3D20B701" w14:textId="77777777" w:rsidR="00320823" w:rsidRDefault="00320823" w:rsidP="00320823">
      <w:r>
        <w:t>The range of what customers can do with the animals on their menu is covered by these features.</w:t>
      </w:r>
    </w:p>
    <w:p w14:paraId="2B197FA0" w14:textId="77777777" w:rsidR="00320823" w:rsidRDefault="00320823" w:rsidP="00320823">
      <w:pPr>
        <w:rPr>
          <w:b/>
          <w:bCs/>
        </w:rPr>
      </w:pPr>
      <w:r>
        <w:br/>
      </w:r>
    </w:p>
    <w:p w14:paraId="0C41E3F0" w14:textId="77777777" w:rsidR="00320823" w:rsidRDefault="00320823" w:rsidP="00320823">
      <w:r w:rsidRPr="6D68C7C0">
        <w:rPr>
          <w:b/>
          <w:bCs/>
        </w:rPr>
        <w:t>4.1.2.2 Stimulus/Responses Sequences:</w:t>
      </w:r>
    </w:p>
    <w:p w14:paraId="56D21440" w14:textId="77777777" w:rsidR="00320823" w:rsidRDefault="00320823" w:rsidP="00320823">
      <w:r>
        <w:br/>
        <w:t>The system will disable certain options and filter the customer's choices based on their selected preferences.</w:t>
      </w:r>
    </w:p>
    <w:p w14:paraId="545FBF94" w14:textId="77777777" w:rsidR="00320823" w:rsidRDefault="00320823" w:rsidP="00320823"/>
    <w:p w14:paraId="784572EB" w14:textId="77777777" w:rsidR="00320823" w:rsidRDefault="00320823" w:rsidP="00320823">
      <w:r w:rsidRPr="6D68C7C0">
        <w:rPr>
          <w:b/>
          <w:bCs/>
        </w:rPr>
        <w:lastRenderedPageBreak/>
        <w:t>4.1.2.3 Functional Requirements:</w:t>
      </w:r>
      <w:r>
        <w:br/>
        <w:t>REQ-1: Animals details should be shown to the user.</w:t>
      </w:r>
    </w:p>
    <w:p w14:paraId="1B569FA1" w14:textId="77777777" w:rsidR="00320823" w:rsidRDefault="00320823" w:rsidP="00320823">
      <w:r>
        <w:t>REQ-2: The user must be able to see the available animals.</w:t>
      </w:r>
    </w:p>
    <w:p w14:paraId="65369982" w14:textId="77777777" w:rsidR="00320823" w:rsidRDefault="00320823" w:rsidP="00320823">
      <w:r>
        <w:t>REQ-3: The user must be able to see the location of the animals.</w:t>
      </w:r>
    </w:p>
    <w:p w14:paraId="7AAC0F01" w14:textId="77777777" w:rsidR="00320823" w:rsidRDefault="00320823" w:rsidP="00320823">
      <w:r>
        <w:t>REQ-4: The user will be able to see the animals’ breeds, age of the animal.</w:t>
      </w:r>
    </w:p>
    <w:p w14:paraId="35C88017" w14:textId="77777777" w:rsidR="00320823" w:rsidRDefault="00320823" w:rsidP="00320823">
      <w:r>
        <w:t>REQ-5: Animals on the list of choices may be deselected by the customer.</w:t>
      </w:r>
    </w:p>
    <w:p w14:paraId="67E6CD64" w14:textId="77777777" w:rsidR="00320823" w:rsidRDefault="00320823" w:rsidP="00320823">
      <w:pPr>
        <w:pStyle w:val="Heading3"/>
        <w:numPr>
          <w:ilvl w:val="2"/>
          <w:numId w:val="0"/>
        </w:numPr>
        <w:rPr>
          <w:rFonts w:eastAsia="Times" w:cs="Times"/>
          <w:bCs w:val="0"/>
          <w:szCs w:val="24"/>
        </w:rPr>
      </w:pPr>
      <w:r w:rsidRPr="6D68C7C0">
        <w:rPr>
          <w:rFonts w:eastAsia="Times" w:cs="Times"/>
          <w:szCs w:val="24"/>
        </w:rPr>
        <w:t>4.1.3</w:t>
      </w:r>
      <w:r w:rsidRPr="6D68C7C0">
        <w:rPr>
          <w:sz w:val="13"/>
          <w:szCs w:val="13"/>
        </w:rPr>
        <w:t xml:space="preserve">     </w:t>
      </w:r>
      <w:r w:rsidRPr="6D68C7C0">
        <w:rPr>
          <w:rFonts w:eastAsia="Times" w:cs="Times"/>
          <w:szCs w:val="24"/>
        </w:rPr>
        <w:t>Animal Tracking:</w:t>
      </w:r>
    </w:p>
    <w:p w14:paraId="1C6269C5" w14:textId="77777777" w:rsidR="00320823" w:rsidRDefault="00320823" w:rsidP="00320823">
      <w:pPr>
        <w:pStyle w:val="Heading4"/>
        <w:numPr>
          <w:ilvl w:val="3"/>
          <w:numId w:val="0"/>
        </w:numPr>
        <w:spacing w:line="360" w:lineRule="auto"/>
        <w:rPr>
          <w:bCs/>
          <w:i w:val="0"/>
          <w:sz w:val="24"/>
          <w:szCs w:val="24"/>
        </w:rPr>
      </w:pPr>
      <w:r w:rsidRPr="6D68C7C0">
        <w:rPr>
          <w:bCs/>
          <w:i w:val="0"/>
          <w:sz w:val="24"/>
          <w:szCs w:val="24"/>
        </w:rPr>
        <w:t>4.1.3.1</w:t>
      </w:r>
      <w:r w:rsidRPr="6D68C7C0">
        <w:rPr>
          <w:bCs/>
          <w:i w:val="0"/>
          <w:sz w:val="13"/>
          <w:szCs w:val="13"/>
        </w:rPr>
        <w:t xml:space="preserve">     </w:t>
      </w:r>
      <w:r w:rsidRPr="6D68C7C0">
        <w:rPr>
          <w:bCs/>
          <w:i w:val="0"/>
          <w:sz w:val="24"/>
          <w:szCs w:val="24"/>
        </w:rPr>
        <w:t>Description and Priority:</w:t>
      </w:r>
    </w:p>
    <w:p w14:paraId="06806863" w14:textId="77777777" w:rsidR="00320823" w:rsidRDefault="00320823" w:rsidP="00320823">
      <w:pPr>
        <w:rPr>
          <w:rFonts w:eastAsia="Times" w:cs="Times"/>
          <w:szCs w:val="24"/>
        </w:rPr>
      </w:pPr>
      <w:r w:rsidRPr="6D68C7C0">
        <w:rPr>
          <w:rFonts w:eastAsia="Times" w:cs="Times"/>
          <w:szCs w:val="24"/>
        </w:rPr>
        <w:t>The system will provide customers with the privilege to view more accurate locations once they apply for adoption. It has further information as well.</w:t>
      </w:r>
    </w:p>
    <w:p w14:paraId="07314BD3" w14:textId="77777777" w:rsidR="00320823" w:rsidRDefault="00320823" w:rsidP="00320823">
      <w:pPr>
        <w:pStyle w:val="Heading4"/>
        <w:numPr>
          <w:ilvl w:val="3"/>
          <w:numId w:val="0"/>
        </w:numPr>
        <w:spacing w:line="360" w:lineRule="auto"/>
        <w:rPr>
          <w:bCs/>
          <w:i w:val="0"/>
          <w:sz w:val="24"/>
          <w:szCs w:val="24"/>
        </w:rPr>
      </w:pPr>
      <w:r w:rsidRPr="6D68C7C0">
        <w:rPr>
          <w:bCs/>
          <w:i w:val="0"/>
          <w:sz w:val="24"/>
          <w:szCs w:val="24"/>
        </w:rPr>
        <w:t>4.1.3.2</w:t>
      </w:r>
      <w:r w:rsidRPr="6D68C7C0">
        <w:rPr>
          <w:i w:val="0"/>
          <w:sz w:val="13"/>
          <w:szCs w:val="13"/>
        </w:rPr>
        <w:t xml:space="preserve">     </w:t>
      </w:r>
      <w:r w:rsidRPr="6D68C7C0">
        <w:rPr>
          <w:bCs/>
          <w:i w:val="0"/>
          <w:sz w:val="24"/>
          <w:szCs w:val="24"/>
        </w:rPr>
        <w:t>Stimulus/Response Sequences:</w:t>
      </w:r>
    </w:p>
    <w:p w14:paraId="0936976D" w14:textId="77777777" w:rsidR="00320823" w:rsidRDefault="00320823" w:rsidP="00320823">
      <w:r w:rsidRPr="6D68C7C0">
        <w:rPr>
          <w:rFonts w:eastAsia="Times" w:cs="Times"/>
          <w:szCs w:val="24"/>
        </w:rPr>
        <w:t>The adoption procedure and the instant an application is submitted will be handled by the system. The user can choose whether to see some of the details.</w:t>
      </w:r>
    </w:p>
    <w:p w14:paraId="0E5BE5CD" w14:textId="77777777" w:rsidR="00320823" w:rsidRDefault="00320823" w:rsidP="00320823">
      <w:pPr>
        <w:pStyle w:val="Heading4"/>
        <w:numPr>
          <w:ilvl w:val="3"/>
          <w:numId w:val="0"/>
        </w:numPr>
        <w:spacing w:line="360" w:lineRule="auto"/>
        <w:rPr>
          <w:bCs/>
          <w:i w:val="0"/>
          <w:sz w:val="24"/>
          <w:szCs w:val="24"/>
        </w:rPr>
      </w:pPr>
      <w:r w:rsidRPr="6D68C7C0">
        <w:rPr>
          <w:bCs/>
          <w:i w:val="0"/>
          <w:sz w:val="24"/>
          <w:szCs w:val="24"/>
        </w:rPr>
        <w:t>4.1.3.3</w:t>
      </w:r>
      <w:r w:rsidRPr="6D68C7C0">
        <w:rPr>
          <w:i w:val="0"/>
          <w:sz w:val="13"/>
          <w:szCs w:val="13"/>
        </w:rPr>
        <w:t xml:space="preserve">     </w:t>
      </w:r>
      <w:r w:rsidRPr="6D68C7C0">
        <w:rPr>
          <w:bCs/>
          <w:i w:val="0"/>
          <w:sz w:val="24"/>
          <w:szCs w:val="24"/>
        </w:rPr>
        <w:t>Functional Requirements:</w:t>
      </w:r>
    </w:p>
    <w:p w14:paraId="768B9B99" w14:textId="77777777" w:rsidR="00320823" w:rsidRDefault="00320823" w:rsidP="00320823">
      <w:pPr>
        <w:ind w:left="1440" w:hanging="1440"/>
      </w:pPr>
      <w:r w:rsidRPr="6D68C7C0">
        <w:rPr>
          <w:rFonts w:eastAsia="Times" w:cs="Times"/>
          <w:szCs w:val="24"/>
        </w:rPr>
        <w:t xml:space="preserve">REQ-1: The client must be able to </w:t>
      </w:r>
      <w:r>
        <w:rPr>
          <w:rFonts w:eastAsia="Times" w:cs="Times"/>
          <w:szCs w:val="24"/>
        </w:rPr>
        <w:t>apply for adoption</w:t>
      </w:r>
      <w:r w:rsidRPr="6D68C7C0">
        <w:rPr>
          <w:rFonts w:eastAsia="Times" w:cs="Times"/>
          <w:szCs w:val="24"/>
        </w:rPr>
        <w:t>.</w:t>
      </w:r>
    </w:p>
    <w:p w14:paraId="64DD2A46" w14:textId="77777777" w:rsidR="00320823" w:rsidRDefault="00320823" w:rsidP="00320823">
      <w:pPr>
        <w:ind w:left="1440" w:hanging="1440"/>
      </w:pPr>
      <w:r w:rsidRPr="6D68C7C0">
        <w:rPr>
          <w:rFonts w:eastAsia="Times" w:cs="Times"/>
          <w:szCs w:val="24"/>
        </w:rPr>
        <w:t>REQ-2: The client must be able to use GPS to follow the progress of their delivery on a map</w:t>
      </w:r>
      <w:r>
        <w:rPr>
          <w:rFonts w:eastAsia="Times" w:cs="Times"/>
          <w:szCs w:val="24"/>
        </w:rPr>
        <w:t xml:space="preserve"> if they allow map access</w:t>
      </w:r>
      <w:r w:rsidRPr="6D68C7C0">
        <w:rPr>
          <w:rFonts w:eastAsia="Times" w:cs="Times"/>
          <w:szCs w:val="24"/>
        </w:rPr>
        <w:t xml:space="preserve">. </w:t>
      </w:r>
    </w:p>
    <w:p w14:paraId="13ABBCA3" w14:textId="77777777" w:rsidR="00320823" w:rsidRDefault="00320823" w:rsidP="00320823">
      <w:pPr>
        <w:ind w:left="1440" w:hanging="1440"/>
      </w:pPr>
      <w:r w:rsidRPr="6D68C7C0">
        <w:rPr>
          <w:rFonts w:eastAsia="Times" w:cs="Times"/>
          <w:szCs w:val="24"/>
        </w:rPr>
        <w:t>REQ-3: Real-time updates are required for all.</w:t>
      </w:r>
    </w:p>
    <w:p w14:paraId="3E7080B2" w14:textId="77777777" w:rsidR="00320823" w:rsidRDefault="00320823" w:rsidP="00320823">
      <w:pPr>
        <w:ind w:left="1440" w:hanging="1440"/>
      </w:pPr>
      <w:r w:rsidRPr="6D68C7C0">
        <w:rPr>
          <w:rFonts w:eastAsia="Times" w:cs="Times"/>
          <w:szCs w:val="24"/>
        </w:rPr>
        <w:t>REQ-4: If the scheduled delivery time is not available</w:t>
      </w:r>
      <w:r>
        <w:rPr>
          <w:rFonts w:eastAsia="Times" w:cs="Times"/>
          <w:szCs w:val="24"/>
        </w:rPr>
        <w:t xml:space="preserve"> by the volunteer</w:t>
      </w:r>
      <w:r w:rsidRPr="6D68C7C0">
        <w:rPr>
          <w:rFonts w:eastAsia="Times" w:cs="Times"/>
          <w:szCs w:val="24"/>
        </w:rPr>
        <w:t>, the system will alert the customer.</w:t>
      </w:r>
    </w:p>
    <w:p w14:paraId="7D061170" w14:textId="77777777" w:rsidR="00320823" w:rsidRDefault="00320823" w:rsidP="00320823">
      <w:pPr>
        <w:ind w:left="1440" w:hanging="1440"/>
        <w:rPr>
          <w:rFonts w:eastAsia="Times" w:cs="Times"/>
          <w:szCs w:val="24"/>
        </w:rPr>
      </w:pPr>
    </w:p>
    <w:p w14:paraId="6CD801A7" w14:textId="77777777" w:rsidR="00320823" w:rsidRDefault="00320823" w:rsidP="00320823">
      <w:pPr>
        <w:rPr>
          <w:rFonts w:eastAsia="Times" w:cs="Times"/>
          <w:szCs w:val="24"/>
        </w:rPr>
      </w:pPr>
      <w:r>
        <w:br/>
      </w:r>
      <w:r>
        <w:br/>
      </w:r>
      <w:r w:rsidRPr="6D68C7C0">
        <w:rPr>
          <w:b/>
          <w:bCs/>
          <w:szCs w:val="24"/>
        </w:rPr>
        <w:t>4.2 Administrator Features:</w:t>
      </w:r>
    </w:p>
    <w:p w14:paraId="35C44932" w14:textId="77777777" w:rsidR="00320823" w:rsidRDefault="00320823" w:rsidP="00320823">
      <w:pPr>
        <w:rPr>
          <w:rFonts w:eastAsia="Times" w:cs="Times"/>
          <w:b/>
          <w:bCs/>
          <w:szCs w:val="24"/>
        </w:rPr>
      </w:pPr>
      <w:r>
        <w:br/>
      </w:r>
      <w:r w:rsidRPr="6D68C7C0">
        <w:rPr>
          <w:rFonts w:eastAsia="Times" w:cs="Times"/>
          <w:b/>
          <w:bCs/>
          <w:szCs w:val="24"/>
        </w:rPr>
        <w:t>4.2.1 Account Management:</w:t>
      </w:r>
      <w:r>
        <w:br/>
      </w:r>
      <w:r w:rsidRPr="6D68C7C0">
        <w:rPr>
          <w:rFonts w:eastAsia="Times" w:cs="Times"/>
          <w:b/>
          <w:bCs/>
          <w:szCs w:val="24"/>
        </w:rPr>
        <w:lastRenderedPageBreak/>
        <w:t xml:space="preserve"> </w:t>
      </w:r>
      <w:r>
        <w:br/>
      </w:r>
    </w:p>
    <w:p w14:paraId="4638E1CC" w14:textId="77777777" w:rsidR="00320823" w:rsidRDefault="00320823" w:rsidP="00320823">
      <w:pPr>
        <w:rPr>
          <w:rFonts w:eastAsia="Times" w:cs="Times"/>
          <w:b/>
          <w:bCs/>
          <w:szCs w:val="24"/>
        </w:rPr>
      </w:pPr>
      <w:r w:rsidRPr="6D68C7C0">
        <w:rPr>
          <w:rFonts w:eastAsia="Times" w:cs="Times"/>
          <w:b/>
          <w:bCs/>
          <w:szCs w:val="24"/>
        </w:rPr>
        <w:t>4.2.1.1 Description and Priority:</w:t>
      </w:r>
    </w:p>
    <w:p w14:paraId="0F3B38C3" w14:textId="77777777" w:rsidR="00320823" w:rsidRDefault="00320823" w:rsidP="00320823">
      <w:pPr>
        <w:rPr>
          <w:rFonts w:eastAsia="Times" w:cs="Times"/>
          <w:szCs w:val="24"/>
        </w:rPr>
      </w:pPr>
      <w:r w:rsidRPr="6D68C7C0">
        <w:rPr>
          <w:rFonts w:eastAsia="Times" w:cs="Times"/>
          <w:szCs w:val="24"/>
        </w:rPr>
        <w:t>Those in charge of managing the Stray Animals website need personal accounts to gain access to the framework specifically assigned to their tasks. This is essential for maintaining security because requiring a password strengthens the system's defenses and ensures that personal data on stray animals is kept safe.</w:t>
      </w:r>
    </w:p>
    <w:p w14:paraId="6DFD48A9" w14:textId="77777777" w:rsidR="00320823" w:rsidRDefault="00320823" w:rsidP="00320823">
      <w:pPr>
        <w:rPr>
          <w:rFonts w:eastAsia="Times" w:cs="Times"/>
          <w:szCs w:val="24"/>
        </w:rPr>
      </w:pPr>
    </w:p>
    <w:p w14:paraId="28D96199" w14:textId="77777777" w:rsidR="00320823" w:rsidRDefault="00320823" w:rsidP="00320823">
      <w:pPr>
        <w:rPr>
          <w:rFonts w:eastAsia="Times" w:cs="Times"/>
          <w:b/>
          <w:bCs/>
          <w:szCs w:val="24"/>
        </w:rPr>
      </w:pPr>
      <w:r w:rsidRPr="6D68C7C0">
        <w:rPr>
          <w:rFonts w:eastAsia="Times" w:cs="Times"/>
          <w:b/>
          <w:bCs/>
          <w:szCs w:val="24"/>
        </w:rPr>
        <w:t>4.2.1.2 Stimulus/Response Sequences:</w:t>
      </w:r>
    </w:p>
    <w:p w14:paraId="3681FB21" w14:textId="77777777" w:rsidR="00320823" w:rsidRDefault="00320823" w:rsidP="00320823">
      <w:pPr>
        <w:rPr>
          <w:rFonts w:eastAsia="Times" w:cs="Times"/>
          <w:szCs w:val="24"/>
        </w:rPr>
      </w:pPr>
      <w:r w:rsidRPr="6D68C7C0">
        <w:rPr>
          <w:rFonts w:eastAsia="Times" w:cs="Times"/>
          <w:szCs w:val="24"/>
        </w:rPr>
        <w:t>Anyone utilizing the Stray Animals website must have an account; by default, the system will prompt users to create an account. Users can access and unlock a variety of control panels that improve their capacity to deal with and handle data pertaining to stray animals.</w:t>
      </w:r>
    </w:p>
    <w:p w14:paraId="338C04F2" w14:textId="77777777" w:rsidR="00320823" w:rsidRDefault="00320823" w:rsidP="00320823">
      <w:pPr>
        <w:rPr>
          <w:rFonts w:eastAsia="Times" w:cs="Times"/>
          <w:szCs w:val="24"/>
        </w:rPr>
      </w:pPr>
    </w:p>
    <w:p w14:paraId="1DA6773B" w14:textId="77777777" w:rsidR="00320823" w:rsidRDefault="00320823" w:rsidP="00320823">
      <w:pPr>
        <w:rPr>
          <w:rFonts w:eastAsia="Times" w:cs="Times"/>
          <w:b/>
          <w:bCs/>
          <w:szCs w:val="24"/>
        </w:rPr>
      </w:pPr>
      <w:r w:rsidRPr="6D68C7C0">
        <w:rPr>
          <w:rFonts w:eastAsia="Times" w:cs="Times"/>
          <w:b/>
          <w:bCs/>
          <w:szCs w:val="24"/>
        </w:rPr>
        <w:t>4.2.1.3 Functional Requirements:</w:t>
      </w:r>
    </w:p>
    <w:p w14:paraId="1638D892" w14:textId="77777777" w:rsidR="00320823" w:rsidRDefault="00320823" w:rsidP="00320823">
      <w:r w:rsidRPr="6D68C7C0">
        <w:rPr>
          <w:rFonts w:eastAsia="Times" w:cs="Times"/>
          <w:szCs w:val="24"/>
        </w:rPr>
        <w:t>REQ-1: Administrators, often known as "admin," are required to register with the system.</w:t>
      </w:r>
    </w:p>
    <w:p w14:paraId="1DD90D1E" w14:textId="77777777" w:rsidR="00320823" w:rsidRDefault="00320823" w:rsidP="00320823">
      <w:r w:rsidRPr="6D68C7C0">
        <w:rPr>
          <w:rFonts w:eastAsia="Times" w:cs="Times"/>
          <w:szCs w:val="24"/>
        </w:rPr>
        <w:t>REQ-2: The ability to log in and log out should be available to administrators.</w:t>
      </w:r>
    </w:p>
    <w:p w14:paraId="2AD8F498" w14:textId="77777777" w:rsidR="00320823" w:rsidRDefault="00320823" w:rsidP="00320823">
      <w:r w:rsidRPr="6D68C7C0">
        <w:rPr>
          <w:rFonts w:eastAsia="Times" w:cs="Times"/>
          <w:szCs w:val="24"/>
        </w:rPr>
        <w:t>REQ-3: The ability for administrators to modify contact details for stray animals is required.</w:t>
      </w:r>
    </w:p>
    <w:p w14:paraId="602C23A3" w14:textId="77777777" w:rsidR="00320823" w:rsidRDefault="00320823" w:rsidP="00320823">
      <w:r w:rsidRPr="6D68C7C0">
        <w:rPr>
          <w:rFonts w:eastAsia="Times" w:cs="Times"/>
          <w:szCs w:val="24"/>
        </w:rPr>
        <w:t>REQ-4: Stray animal service regions must be chosen by administrators.</w:t>
      </w:r>
    </w:p>
    <w:p w14:paraId="18601BCE" w14:textId="77777777" w:rsidR="00320823" w:rsidRDefault="00320823" w:rsidP="00320823">
      <w:r w:rsidRPr="6D68C7C0">
        <w:rPr>
          <w:rFonts w:eastAsia="Times" w:cs="Times"/>
          <w:szCs w:val="24"/>
        </w:rPr>
        <w:t>REQ-5: Delivery schedules for stray animals ought to be customizable by administrators</w:t>
      </w:r>
      <w:r>
        <w:rPr>
          <w:rFonts w:eastAsia="Times" w:cs="Times"/>
          <w:szCs w:val="24"/>
        </w:rPr>
        <w:t xml:space="preserve"> and volunteers</w:t>
      </w:r>
      <w:r w:rsidRPr="6D68C7C0">
        <w:rPr>
          <w:rFonts w:eastAsia="Times" w:cs="Times"/>
          <w:szCs w:val="24"/>
        </w:rPr>
        <w:t xml:space="preserve">. </w:t>
      </w:r>
    </w:p>
    <w:p w14:paraId="3A175D6B" w14:textId="77777777" w:rsidR="00320823" w:rsidRDefault="00320823" w:rsidP="00320823">
      <w:pPr>
        <w:rPr>
          <w:rFonts w:eastAsia="Times" w:cs="Times"/>
          <w:szCs w:val="24"/>
        </w:rPr>
      </w:pPr>
      <w:r w:rsidRPr="6D68C7C0">
        <w:rPr>
          <w:rFonts w:eastAsia="Times" w:cs="Times"/>
          <w:szCs w:val="24"/>
        </w:rPr>
        <w:t>REQ-6: The ability to upload the Stray Animals website logo is necessary for administrators.</w:t>
      </w:r>
    </w:p>
    <w:p w14:paraId="2D679276" w14:textId="77777777" w:rsidR="00320823" w:rsidRDefault="00320823" w:rsidP="00320823">
      <w:pPr>
        <w:rPr>
          <w:rFonts w:eastAsia="Times" w:cs="Times"/>
          <w:szCs w:val="24"/>
        </w:rPr>
      </w:pPr>
      <w:r>
        <w:rPr>
          <w:rFonts w:eastAsia="Times" w:cs="Times"/>
          <w:szCs w:val="24"/>
        </w:rPr>
        <w:t>REQ-7: Admins shall be able to accept adoption applications.</w:t>
      </w:r>
    </w:p>
    <w:p w14:paraId="796A825E" w14:textId="77777777" w:rsidR="00320823" w:rsidRDefault="00320823" w:rsidP="00320823">
      <w:pPr>
        <w:rPr>
          <w:rFonts w:eastAsia="Times" w:cs="Times"/>
          <w:szCs w:val="24"/>
        </w:rPr>
      </w:pPr>
      <w:r>
        <w:rPr>
          <w:rFonts w:eastAsia="Times" w:cs="Times"/>
          <w:szCs w:val="24"/>
        </w:rPr>
        <w:lastRenderedPageBreak/>
        <w:t>REQ-8: Admins can approve or deny volunteer applications.</w:t>
      </w:r>
    </w:p>
    <w:p w14:paraId="0618579F" w14:textId="77777777" w:rsidR="00320823" w:rsidRDefault="00320823" w:rsidP="00320823">
      <w:pPr>
        <w:rPr>
          <w:rFonts w:eastAsia="Times" w:cs="Times"/>
          <w:szCs w:val="24"/>
        </w:rPr>
      </w:pPr>
    </w:p>
    <w:p w14:paraId="6EE631D2" w14:textId="77777777" w:rsidR="00320823" w:rsidRDefault="00320823" w:rsidP="00320823">
      <w:r w:rsidRPr="6D68C7C0">
        <w:rPr>
          <w:rFonts w:eastAsia="Times" w:cs="Times"/>
          <w:szCs w:val="24"/>
        </w:rPr>
        <w:t xml:space="preserve"> </w:t>
      </w:r>
    </w:p>
    <w:p w14:paraId="101234EF" w14:textId="77777777" w:rsidR="00320823" w:rsidRDefault="00320823" w:rsidP="00320823">
      <w:r w:rsidRPr="6D68C7C0">
        <w:rPr>
          <w:rFonts w:eastAsia="Times" w:cs="Times"/>
          <w:szCs w:val="24"/>
        </w:rPr>
        <w:t xml:space="preserve"> </w:t>
      </w:r>
    </w:p>
    <w:p w14:paraId="2585812E" w14:textId="77777777" w:rsidR="00320823" w:rsidRDefault="00320823" w:rsidP="00320823">
      <w:pPr>
        <w:rPr>
          <w:rFonts w:eastAsia="Times" w:cs="Times"/>
          <w:b/>
          <w:bCs/>
          <w:szCs w:val="24"/>
        </w:rPr>
      </w:pPr>
      <w:r w:rsidRPr="6D68C7C0">
        <w:rPr>
          <w:rFonts w:eastAsia="Times" w:cs="Times"/>
          <w:b/>
          <w:bCs/>
          <w:szCs w:val="24"/>
        </w:rPr>
        <w:t>4.2.2 Options Management:</w:t>
      </w:r>
    </w:p>
    <w:p w14:paraId="0DB978B6" w14:textId="77777777" w:rsidR="00320823" w:rsidRDefault="00320823" w:rsidP="00320823">
      <w:pPr>
        <w:rPr>
          <w:rFonts w:eastAsia="Times" w:cs="Times"/>
          <w:b/>
          <w:bCs/>
          <w:szCs w:val="24"/>
        </w:rPr>
      </w:pPr>
    </w:p>
    <w:p w14:paraId="1F589E09" w14:textId="77777777" w:rsidR="00320823" w:rsidRDefault="00320823" w:rsidP="00320823">
      <w:pPr>
        <w:rPr>
          <w:rFonts w:eastAsia="Times" w:cs="Times"/>
          <w:b/>
          <w:bCs/>
          <w:szCs w:val="24"/>
        </w:rPr>
      </w:pPr>
      <w:r w:rsidRPr="6D68C7C0">
        <w:rPr>
          <w:rFonts w:eastAsia="Times" w:cs="Times"/>
          <w:b/>
          <w:bCs/>
          <w:szCs w:val="24"/>
        </w:rPr>
        <w:t>4.2.2.1 Description and Priority:</w:t>
      </w:r>
    </w:p>
    <w:p w14:paraId="25B3706D" w14:textId="77777777" w:rsidR="00320823" w:rsidRDefault="00320823" w:rsidP="00320823">
      <w:r w:rsidRPr="6D68C7C0">
        <w:rPr>
          <w:rFonts w:eastAsia="Times" w:cs="Times"/>
          <w:szCs w:val="24"/>
        </w:rPr>
        <w:t>This is vital: Because the Stray Animals web application has a significant impact on the business, administrators need to be able to control it. Administrators play a crucial role in maintaining and modifying the Stray Animals website to ensure optimal operation and user experience, as seen by their authority to make changes that directly affect customers.</w:t>
      </w:r>
    </w:p>
    <w:p w14:paraId="6FECBF11" w14:textId="77777777" w:rsidR="00320823" w:rsidRDefault="00320823" w:rsidP="00320823">
      <w:r w:rsidRPr="6D68C7C0">
        <w:rPr>
          <w:rFonts w:eastAsia="Times" w:cs="Times"/>
          <w:szCs w:val="24"/>
        </w:rPr>
        <w:t xml:space="preserve"> </w:t>
      </w:r>
    </w:p>
    <w:p w14:paraId="686AD53A" w14:textId="77777777" w:rsidR="00320823" w:rsidRDefault="00320823" w:rsidP="00320823">
      <w:pPr>
        <w:rPr>
          <w:rFonts w:eastAsia="Times" w:cs="Times"/>
          <w:b/>
          <w:bCs/>
          <w:szCs w:val="24"/>
        </w:rPr>
      </w:pPr>
      <w:r w:rsidRPr="6D68C7C0">
        <w:rPr>
          <w:rFonts w:eastAsia="Times" w:cs="Times"/>
          <w:b/>
          <w:bCs/>
          <w:szCs w:val="24"/>
        </w:rPr>
        <w:t>4.2.2.2 Stimulus/Response Sequences:</w:t>
      </w:r>
    </w:p>
    <w:p w14:paraId="6582FB31" w14:textId="77777777" w:rsidR="00320823" w:rsidRDefault="00320823" w:rsidP="00320823">
      <w:r w:rsidRPr="6D68C7C0">
        <w:rPr>
          <w:rFonts w:eastAsia="Times" w:cs="Times"/>
          <w:szCs w:val="24"/>
        </w:rPr>
        <w:t>This category's actions are all started by user commands. All modifications will be implemented.</w:t>
      </w:r>
    </w:p>
    <w:p w14:paraId="6CEB80EE" w14:textId="77777777" w:rsidR="00320823" w:rsidRDefault="00320823" w:rsidP="00320823">
      <w:pPr>
        <w:rPr>
          <w:rFonts w:eastAsia="Times" w:cs="Times"/>
          <w:szCs w:val="24"/>
        </w:rPr>
      </w:pPr>
    </w:p>
    <w:p w14:paraId="21BE2D83" w14:textId="77777777" w:rsidR="00320823" w:rsidRDefault="00320823" w:rsidP="00320823">
      <w:pPr>
        <w:rPr>
          <w:rFonts w:eastAsia="Times" w:cs="Times"/>
          <w:b/>
          <w:bCs/>
          <w:szCs w:val="24"/>
        </w:rPr>
      </w:pPr>
      <w:r w:rsidRPr="6D68C7C0">
        <w:rPr>
          <w:rFonts w:eastAsia="Times" w:cs="Times"/>
          <w:b/>
          <w:bCs/>
          <w:szCs w:val="24"/>
        </w:rPr>
        <w:t>4.2.2.3 Functional Requirements:</w:t>
      </w:r>
    </w:p>
    <w:p w14:paraId="17E4C898" w14:textId="77777777" w:rsidR="00320823" w:rsidRDefault="00320823" w:rsidP="00320823">
      <w:r w:rsidRPr="6D68C7C0">
        <w:rPr>
          <w:rFonts w:eastAsia="Times" w:cs="Times"/>
          <w:szCs w:val="24"/>
        </w:rPr>
        <w:t>REQ-1: The ability for administrators to modify and update the available animals.</w:t>
      </w:r>
    </w:p>
    <w:p w14:paraId="3EF02611" w14:textId="77777777" w:rsidR="00320823" w:rsidRDefault="00320823" w:rsidP="00320823">
      <w:r w:rsidRPr="6D68C7C0">
        <w:rPr>
          <w:rFonts w:eastAsia="Times" w:cs="Times"/>
          <w:szCs w:val="24"/>
        </w:rPr>
        <w:t>REQ-2: The ability to add new pets for adoption must be granted to administrators.</w:t>
      </w:r>
    </w:p>
    <w:p w14:paraId="1DF13285" w14:textId="77777777" w:rsidR="00320823" w:rsidRDefault="00320823" w:rsidP="00320823">
      <w:r w:rsidRPr="6D68C7C0">
        <w:rPr>
          <w:rFonts w:eastAsia="Times" w:cs="Times"/>
          <w:szCs w:val="24"/>
        </w:rPr>
        <w:t xml:space="preserve">REQ-3: The authority to alter or update status should be granted to administrators. </w:t>
      </w:r>
    </w:p>
    <w:p w14:paraId="492BD1B6" w14:textId="77777777" w:rsidR="00320823" w:rsidRPr="008C3694" w:rsidRDefault="00320823" w:rsidP="00320823">
      <w:pPr>
        <w:rPr>
          <w:rFonts w:eastAsia="Times" w:cs="Times"/>
          <w:szCs w:val="24"/>
          <w:rtl/>
        </w:rPr>
      </w:pPr>
      <w:r w:rsidRPr="6D68C7C0">
        <w:rPr>
          <w:rFonts w:eastAsia="Times" w:cs="Times"/>
          <w:szCs w:val="24"/>
        </w:rPr>
        <w:t>REQ-4: All stray Animals must be visible to administrators.</w:t>
      </w:r>
    </w:p>
    <w:p w14:paraId="31191234" w14:textId="77777777" w:rsidR="00320823" w:rsidRDefault="00320823" w:rsidP="00320823">
      <w:pPr>
        <w:rPr>
          <w:rFonts w:eastAsia="Times" w:cs="Times"/>
          <w:szCs w:val="24"/>
        </w:rPr>
      </w:pPr>
    </w:p>
    <w:p w14:paraId="29DC1BA0" w14:textId="77777777" w:rsidR="00320823" w:rsidRDefault="00320823" w:rsidP="00320823">
      <w:r w:rsidRPr="6D68C7C0">
        <w:rPr>
          <w:rFonts w:eastAsia="Times" w:cs="Times"/>
          <w:szCs w:val="24"/>
        </w:rPr>
        <w:t xml:space="preserve"> </w:t>
      </w:r>
    </w:p>
    <w:p w14:paraId="7C1C8E95" w14:textId="77777777" w:rsidR="00320823" w:rsidRDefault="00320823" w:rsidP="00320823">
      <w:pPr>
        <w:rPr>
          <w:rFonts w:eastAsia="Times" w:cs="Times"/>
          <w:b/>
          <w:bCs/>
          <w:szCs w:val="24"/>
        </w:rPr>
      </w:pPr>
      <w:r w:rsidRPr="6D68C7C0">
        <w:rPr>
          <w:rFonts w:eastAsia="Times" w:cs="Times"/>
          <w:b/>
          <w:bCs/>
          <w:szCs w:val="24"/>
        </w:rPr>
        <w:lastRenderedPageBreak/>
        <w:t xml:space="preserve">4.2.3 </w:t>
      </w:r>
      <w:r>
        <w:rPr>
          <w:rFonts w:eastAsia="Times" w:cs="Times"/>
          <w:b/>
          <w:bCs/>
          <w:szCs w:val="24"/>
        </w:rPr>
        <w:t>Adoption</w:t>
      </w:r>
      <w:r w:rsidRPr="6D68C7C0">
        <w:rPr>
          <w:rFonts w:eastAsia="Times" w:cs="Times"/>
          <w:b/>
          <w:bCs/>
          <w:szCs w:val="24"/>
        </w:rPr>
        <w:t xml:space="preserve"> Management: </w:t>
      </w:r>
    </w:p>
    <w:p w14:paraId="6E96D294" w14:textId="77777777" w:rsidR="00320823" w:rsidRDefault="00320823" w:rsidP="00320823">
      <w:pPr>
        <w:rPr>
          <w:rFonts w:eastAsia="Times" w:cs="Times"/>
          <w:b/>
          <w:bCs/>
          <w:szCs w:val="24"/>
        </w:rPr>
      </w:pPr>
      <w:r w:rsidRPr="6D68C7C0">
        <w:rPr>
          <w:rFonts w:eastAsia="Times" w:cs="Times"/>
          <w:b/>
          <w:bCs/>
          <w:szCs w:val="24"/>
        </w:rPr>
        <w:t>4.2.3.1 Description and Priority:</w:t>
      </w:r>
    </w:p>
    <w:p w14:paraId="2B1959B3" w14:textId="77777777" w:rsidR="00320823" w:rsidRDefault="00320823" w:rsidP="00320823">
      <w:r w:rsidRPr="6D68C7C0">
        <w:rPr>
          <w:rFonts w:eastAsia="Times" w:cs="Times"/>
          <w:szCs w:val="24"/>
        </w:rPr>
        <w:t>On the Stray Animals website, the administrator will be able to examine and control the specifics and statistics of applications for adoption that they come across.</w:t>
      </w:r>
    </w:p>
    <w:p w14:paraId="0692EB18" w14:textId="77777777" w:rsidR="00320823" w:rsidRDefault="00320823" w:rsidP="00320823">
      <w:pPr>
        <w:rPr>
          <w:rFonts w:eastAsia="Times" w:cs="Times"/>
          <w:szCs w:val="24"/>
        </w:rPr>
      </w:pPr>
    </w:p>
    <w:p w14:paraId="4D519AA3" w14:textId="77777777" w:rsidR="00320823" w:rsidRDefault="00320823" w:rsidP="00320823">
      <w:pPr>
        <w:rPr>
          <w:rFonts w:eastAsia="Times" w:cs="Times"/>
          <w:b/>
          <w:bCs/>
          <w:szCs w:val="24"/>
        </w:rPr>
      </w:pPr>
      <w:r w:rsidRPr="6D68C7C0">
        <w:rPr>
          <w:rFonts w:eastAsia="Times" w:cs="Times"/>
          <w:b/>
          <w:bCs/>
          <w:szCs w:val="24"/>
        </w:rPr>
        <w:t>4.2.3.2 Stimulus/Response Sequences:</w:t>
      </w:r>
    </w:p>
    <w:p w14:paraId="4EA62B6B" w14:textId="77777777" w:rsidR="00320823" w:rsidRDefault="00320823" w:rsidP="00320823">
      <w:pPr>
        <w:rPr>
          <w:rFonts w:eastAsia="Times" w:cs="Times"/>
          <w:szCs w:val="24"/>
        </w:rPr>
      </w:pPr>
      <w:r w:rsidRPr="6D68C7C0">
        <w:rPr>
          <w:rFonts w:eastAsia="Times" w:cs="Times"/>
          <w:szCs w:val="24"/>
        </w:rPr>
        <w:t>On the Stray Animals website, a specific area devoted to the history of all adoption applications will be accessible.</w:t>
      </w:r>
    </w:p>
    <w:p w14:paraId="57DC774B" w14:textId="77777777" w:rsidR="00320823" w:rsidRDefault="00320823" w:rsidP="00320823">
      <w:pPr>
        <w:rPr>
          <w:rFonts w:eastAsia="Times" w:cs="Times"/>
          <w:szCs w:val="24"/>
        </w:rPr>
      </w:pPr>
    </w:p>
    <w:p w14:paraId="3FD966C4" w14:textId="77777777" w:rsidR="00320823" w:rsidRDefault="00320823" w:rsidP="00320823">
      <w:pPr>
        <w:rPr>
          <w:rFonts w:eastAsia="Times" w:cs="Times"/>
          <w:b/>
          <w:bCs/>
          <w:szCs w:val="24"/>
        </w:rPr>
      </w:pPr>
      <w:r w:rsidRPr="6D68C7C0">
        <w:rPr>
          <w:rFonts w:eastAsia="Times" w:cs="Times"/>
          <w:b/>
          <w:bCs/>
          <w:szCs w:val="24"/>
        </w:rPr>
        <w:t>4.2.3.3Functional Requirements:</w:t>
      </w:r>
    </w:p>
    <w:p w14:paraId="124843F9" w14:textId="77777777" w:rsidR="00320823" w:rsidRDefault="00320823" w:rsidP="00320823">
      <w:pPr>
        <w:rPr>
          <w:rFonts w:eastAsia="Times" w:cs="Times"/>
          <w:szCs w:val="24"/>
        </w:rPr>
      </w:pPr>
      <w:r w:rsidRPr="6D68C7C0">
        <w:rPr>
          <w:rFonts w:eastAsia="Times" w:cs="Times"/>
          <w:szCs w:val="24"/>
        </w:rPr>
        <w:t>REQ-1: Access to the current outstanding applications by administrators is required.</w:t>
      </w:r>
    </w:p>
    <w:p w14:paraId="796467F8" w14:textId="77777777" w:rsidR="00320823" w:rsidRDefault="00320823" w:rsidP="00320823">
      <w:pPr>
        <w:rPr>
          <w:rFonts w:eastAsia="Times" w:cs="Times"/>
          <w:szCs w:val="24"/>
        </w:rPr>
      </w:pPr>
      <w:r w:rsidRPr="6D68C7C0">
        <w:rPr>
          <w:rFonts w:eastAsia="Times" w:cs="Times"/>
          <w:szCs w:val="24"/>
        </w:rPr>
        <w:t>REQ-2: The ability to approve or reject applications is a requirement for administrators.</w:t>
      </w:r>
    </w:p>
    <w:p w14:paraId="1BF57DFF" w14:textId="77777777" w:rsidR="00320823" w:rsidRDefault="00320823" w:rsidP="00320823">
      <w:pPr>
        <w:rPr>
          <w:rFonts w:eastAsia="Times" w:cs="Times"/>
          <w:szCs w:val="24"/>
        </w:rPr>
      </w:pPr>
      <w:r w:rsidRPr="6D68C7C0">
        <w:rPr>
          <w:rFonts w:eastAsia="Times" w:cs="Times"/>
          <w:szCs w:val="24"/>
        </w:rPr>
        <w:t>REQ-3: The ability to remove applications should belong to administrators.</w:t>
      </w:r>
    </w:p>
    <w:p w14:paraId="33EF5E81" w14:textId="77777777" w:rsidR="00320823" w:rsidRDefault="00320823" w:rsidP="00320823">
      <w:pPr>
        <w:rPr>
          <w:rFonts w:eastAsia="Times" w:cs="Times"/>
          <w:szCs w:val="24"/>
        </w:rPr>
      </w:pPr>
      <w:r w:rsidRPr="6D68C7C0">
        <w:rPr>
          <w:rFonts w:eastAsia="Times" w:cs="Times"/>
          <w:szCs w:val="24"/>
        </w:rPr>
        <w:t>REQ-4: The application history of every customer must be visible to administrators.</w:t>
      </w:r>
    </w:p>
    <w:p w14:paraId="01093D8E" w14:textId="77777777" w:rsidR="00320823" w:rsidRDefault="00320823" w:rsidP="00320823">
      <w:pPr>
        <w:rPr>
          <w:rFonts w:eastAsia="Times" w:cs="Times"/>
          <w:szCs w:val="24"/>
        </w:rPr>
      </w:pPr>
      <w:r w:rsidRPr="6D68C7C0">
        <w:rPr>
          <w:rFonts w:eastAsia="Times" w:cs="Times"/>
          <w:szCs w:val="24"/>
        </w:rPr>
        <w:t>REQ-5: Applications that have been completed must be visible to administrators.</w:t>
      </w:r>
    </w:p>
    <w:p w14:paraId="5A8B1706" w14:textId="77777777" w:rsidR="00320823" w:rsidRDefault="00320823" w:rsidP="00320823">
      <w:pPr>
        <w:rPr>
          <w:rFonts w:eastAsia="Times" w:cs="Times"/>
          <w:szCs w:val="24"/>
        </w:rPr>
      </w:pPr>
      <w:r w:rsidRPr="6D68C7C0">
        <w:rPr>
          <w:rFonts w:eastAsia="Times" w:cs="Times"/>
          <w:szCs w:val="24"/>
        </w:rPr>
        <w:t>REQ-6: Cancelled applications must be visible to administrators.</w:t>
      </w:r>
    </w:p>
    <w:p w14:paraId="24FF21FD" w14:textId="77777777" w:rsidR="00320823" w:rsidRDefault="00320823" w:rsidP="00320823">
      <w:r w:rsidRPr="6D68C7C0">
        <w:rPr>
          <w:rFonts w:eastAsia="Times" w:cs="Times"/>
          <w:szCs w:val="24"/>
        </w:rPr>
        <w:t>REQ-7: The ability to show the availability of animals for adoption must be possessed by administrators.</w:t>
      </w:r>
    </w:p>
    <w:p w14:paraId="6AC7BFEC" w14:textId="77777777" w:rsidR="00320823" w:rsidRDefault="00320823" w:rsidP="00320823">
      <w:r w:rsidRPr="6D68C7C0">
        <w:rPr>
          <w:rFonts w:eastAsia="Times" w:cs="Times"/>
          <w:szCs w:val="24"/>
        </w:rPr>
        <w:t xml:space="preserve"> </w:t>
      </w:r>
    </w:p>
    <w:p w14:paraId="0C1AB8D9" w14:textId="77777777" w:rsidR="00320823" w:rsidRDefault="00320823" w:rsidP="00320823">
      <w:pPr>
        <w:rPr>
          <w:rFonts w:eastAsia="Times" w:cs="Times"/>
          <w:b/>
          <w:bCs/>
          <w:szCs w:val="24"/>
        </w:rPr>
      </w:pPr>
      <w:r w:rsidRPr="6D68C7C0">
        <w:rPr>
          <w:rFonts w:eastAsia="Times" w:cs="Times"/>
          <w:b/>
          <w:bCs/>
          <w:szCs w:val="24"/>
        </w:rPr>
        <w:t>4.2.4 Customer Management:</w:t>
      </w:r>
    </w:p>
    <w:p w14:paraId="783216E6" w14:textId="77777777" w:rsidR="00320823" w:rsidRDefault="00320823" w:rsidP="00320823">
      <w:pPr>
        <w:rPr>
          <w:rFonts w:eastAsia="Times" w:cs="Times"/>
          <w:b/>
          <w:bCs/>
          <w:szCs w:val="24"/>
        </w:rPr>
      </w:pPr>
      <w:r w:rsidRPr="6D68C7C0">
        <w:rPr>
          <w:rFonts w:eastAsia="Times" w:cs="Times"/>
          <w:b/>
          <w:bCs/>
          <w:szCs w:val="24"/>
        </w:rPr>
        <w:t>4.2.4.1 Description and Priority:</w:t>
      </w:r>
    </w:p>
    <w:p w14:paraId="34A56CFE" w14:textId="77777777" w:rsidR="00320823" w:rsidRDefault="00320823" w:rsidP="00320823">
      <w:r w:rsidRPr="6D68C7C0">
        <w:rPr>
          <w:rFonts w:eastAsia="Times" w:cs="Times"/>
          <w:szCs w:val="24"/>
        </w:rPr>
        <w:t xml:space="preserve">On the Stray Animals website, administrators must be able to connect and communicate with users. Administrators can find areas for improvement by using the reviews and feedback that are gathered because of this interaction. Additionally, it guarantees the </w:t>
      </w:r>
      <w:r w:rsidRPr="6D68C7C0">
        <w:rPr>
          <w:rFonts w:eastAsia="Times" w:cs="Times"/>
          <w:szCs w:val="24"/>
        </w:rPr>
        <w:lastRenderedPageBreak/>
        <w:t>provision of essential user care and assistance, improving the platform's overall user experience.</w:t>
      </w:r>
    </w:p>
    <w:p w14:paraId="4953146E" w14:textId="77777777" w:rsidR="00320823" w:rsidRDefault="00320823" w:rsidP="00320823">
      <w:r w:rsidRPr="6D68C7C0">
        <w:rPr>
          <w:rFonts w:eastAsia="Times" w:cs="Times"/>
          <w:szCs w:val="24"/>
        </w:rPr>
        <w:t xml:space="preserve"> </w:t>
      </w:r>
    </w:p>
    <w:p w14:paraId="134396BB" w14:textId="77777777" w:rsidR="00320823" w:rsidRDefault="00320823" w:rsidP="00320823">
      <w:pPr>
        <w:rPr>
          <w:rFonts w:eastAsia="Times" w:cs="Times"/>
          <w:b/>
          <w:bCs/>
          <w:szCs w:val="24"/>
        </w:rPr>
      </w:pPr>
      <w:r w:rsidRPr="6D68C7C0">
        <w:rPr>
          <w:rFonts w:eastAsia="Times" w:cs="Times"/>
          <w:b/>
          <w:bCs/>
          <w:szCs w:val="24"/>
        </w:rPr>
        <w:t>4.2.4.2 Stimulus/Response Sequences:</w:t>
      </w:r>
    </w:p>
    <w:p w14:paraId="22FA4473" w14:textId="77777777" w:rsidR="00320823" w:rsidRDefault="00320823" w:rsidP="00320823">
      <w:pPr>
        <w:rPr>
          <w:rFonts w:eastAsia="Times" w:cs="Times"/>
          <w:szCs w:val="24"/>
        </w:rPr>
      </w:pPr>
      <w:r w:rsidRPr="6D68C7C0">
        <w:rPr>
          <w:rFonts w:eastAsia="Times" w:cs="Times"/>
          <w:szCs w:val="24"/>
        </w:rPr>
        <w:t>The Stray Animals website will have a specific area for administrative evaluations and comments from customers. Requests for customer care will also be sent to the administrators' inbox, which will expedite correspondence and guarantee that customers' requirements are met quickly.</w:t>
      </w:r>
    </w:p>
    <w:p w14:paraId="7620B250" w14:textId="77777777" w:rsidR="00320823" w:rsidRDefault="00320823" w:rsidP="00320823">
      <w:pPr>
        <w:rPr>
          <w:rFonts w:eastAsia="Times" w:cs="Times"/>
          <w:szCs w:val="24"/>
        </w:rPr>
      </w:pPr>
      <w:r w:rsidRPr="6D68C7C0">
        <w:rPr>
          <w:rFonts w:eastAsia="Times" w:cs="Times"/>
          <w:szCs w:val="24"/>
        </w:rPr>
        <w:t>.</w:t>
      </w:r>
    </w:p>
    <w:p w14:paraId="5F658C4A" w14:textId="77777777" w:rsidR="00320823" w:rsidRDefault="00320823" w:rsidP="00320823">
      <w:pPr>
        <w:rPr>
          <w:rFonts w:eastAsia="Times" w:cs="Times"/>
          <w:b/>
          <w:bCs/>
          <w:szCs w:val="24"/>
        </w:rPr>
      </w:pPr>
      <w:r w:rsidRPr="6D68C7C0">
        <w:rPr>
          <w:rFonts w:eastAsia="Times" w:cs="Times"/>
          <w:b/>
          <w:bCs/>
          <w:szCs w:val="24"/>
        </w:rPr>
        <w:t>4.2.4.3 Functional Requirements:</w:t>
      </w:r>
    </w:p>
    <w:p w14:paraId="55C3DC02" w14:textId="77777777" w:rsidR="00320823" w:rsidRDefault="00320823" w:rsidP="00320823">
      <w:r w:rsidRPr="6D68C7C0">
        <w:rPr>
          <w:rFonts w:eastAsia="Times" w:cs="Times"/>
          <w:szCs w:val="24"/>
        </w:rPr>
        <w:t>REQ-1: Reviews and comments from customers must be visible to administrators.</w:t>
      </w:r>
    </w:p>
    <w:p w14:paraId="55DC0C7F" w14:textId="77777777" w:rsidR="00320823" w:rsidRDefault="00320823" w:rsidP="00320823">
      <w:r w:rsidRPr="6D68C7C0">
        <w:rPr>
          <w:rFonts w:eastAsia="Times" w:cs="Times"/>
          <w:szCs w:val="24"/>
        </w:rPr>
        <w:t>REQ-2: Customers should be able to send direct messages to administrators with concerns and help requests.</w:t>
      </w:r>
    </w:p>
    <w:p w14:paraId="75D840D2" w14:textId="77777777" w:rsidR="00320823" w:rsidRDefault="00320823" w:rsidP="00320823">
      <w:r w:rsidRPr="6D68C7C0">
        <w:rPr>
          <w:rFonts w:eastAsia="Times" w:cs="Times"/>
          <w:szCs w:val="24"/>
        </w:rPr>
        <w:t>REQ-3: The ability to view consumer queries is necessary for administrators.</w:t>
      </w:r>
    </w:p>
    <w:p w14:paraId="043BAC95" w14:textId="77777777" w:rsidR="00320823" w:rsidRDefault="00320823" w:rsidP="00320823">
      <w:r w:rsidRPr="6D68C7C0">
        <w:rPr>
          <w:rFonts w:eastAsia="Times" w:cs="Times"/>
          <w:szCs w:val="24"/>
        </w:rPr>
        <w:t xml:space="preserve">REQ-4: The capacity to reply to client inquiries is a requirement for administrators. </w:t>
      </w:r>
    </w:p>
    <w:p w14:paraId="00588003" w14:textId="77777777" w:rsidR="00320823" w:rsidRDefault="00320823" w:rsidP="00320823">
      <w:pPr>
        <w:rPr>
          <w:rFonts w:eastAsia="Times" w:cs="Times"/>
          <w:szCs w:val="24"/>
        </w:rPr>
      </w:pPr>
      <w:r w:rsidRPr="6D68C7C0">
        <w:rPr>
          <w:rFonts w:eastAsia="Times" w:cs="Times"/>
          <w:szCs w:val="24"/>
        </w:rPr>
        <w:t>REQ-5: Customer service inquiries must be handled by administrators.</w:t>
      </w:r>
    </w:p>
    <w:p w14:paraId="5E33A930" w14:textId="77777777" w:rsidR="00320823" w:rsidRDefault="00320823" w:rsidP="00320823">
      <w:pPr>
        <w:rPr>
          <w:rFonts w:eastAsia="Times" w:cs="Times"/>
          <w:szCs w:val="24"/>
        </w:rPr>
      </w:pPr>
    </w:p>
    <w:p w14:paraId="7EEE75D2" w14:textId="77777777" w:rsidR="00320823" w:rsidRDefault="00320823" w:rsidP="00320823">
      <w:pPr>
        <w:rPr>
          <w:rFonts w:eastAsia="Times" w:cs="Times"/>
          <w:szCs w:val="24"/>
        </w:rPr>
      </w:pPr>
    </w:p>
    <w:p w14:paraId="1D2AEA49" w14:textId="77777777" w:rsidR="00320823" w:rsidRDefault="00320823" w:rsidP="00320823">
      <w:pPr>
        <w:rPr>
          <w:b/>
          <w:bCs/>
          <w:szCs w:val="24"/>
        </w:rPr>
      </w:pPr>
      <w:r>
        <w:br/>
      </w:r>
    </w:p>
    <w:p w14:paraId="126AA2B4" w14:textId="77777777" w:rsidR="00320823" w:rsidRDefault="00320823" w:rsidP="00320823">
      <w:pPr>
        <w:pStyle w:val="Heading1"/>
      </w:pPr>
      <w:bookmarkStart w:id="52" w:name="_Toc441230994"/>
      <w:bookmarkStart w:id="53" w:name="_Toc439994690"/>
      <w:r>
        <w:t>Other Nonfunctional Requirements</w:t>
      </w:r>
      <w:bookmarkEnd w:id="52"/>
    </w:p>
    <w:p w14:paraId="1FF07F00" w14:textId="77777777" w:rsidR="00320823" w:rsidRDefault="00320823" w:rsidP="00320823">
      <w:pPr>
        <w:pStyle w:val="Heading2"/>
      </w:pPr>
      <w:bookmarkStart w:id="54" w:name="_Toc441230995"/>
      <w:r>
        <w:t>Performance Requirements</w:t>
      </w:r>
      <w:bookmarkEnd w:id="53"/>
      <w:bookmarkEnd w:id="54"/>
      <w:r>
        <w:t xml:space="preserve"> </w:t>
      </w:r>
    </w:p>
    <w:p w14:paraId="6844F1E6" w14:textId="77777777" w:rsidR="00320823" w:rsidRDefault="00320823" w:rsidP="00320823">
      <w:pPr>
        <w:numPr>
          <w:ilvl w:val="0"/>
          <w:numId w:val="45"/>
        </w:numPr>
        <w:spacing w:after="0" w:line="240" w:lineRule="exact"/>
        <w:jc w:val="left"/>
      </w:pPr>
      <w:r>
        <w:t>The system should have a fast response time.</w:t>
      </w:r>
    </w:p>
    <w:p w14:paraId="3800E8A9" w14:textId="77777777" w:rsidR="00320823" w:rsidRDefault="00320823" w:rsidP="00320823">
      <w:pPr>
        <w:numPr>
          <w:ilvl w:val="0"/>
          <w:numId w:val="45"/>
        </w:numPr>
        <w:spacing w:after="0" w:line="240" w:lineRule="exact"/>
        <w:jc w:val="left"/>
      </w:pPr>
      <w:r>
        <w:t>The load time for the user interface should take less than 2 seconds.</w:t>
      </w:r>
    </w:p>
    <w:p w14:paraId="15EA68A6" w14:textId="77777777" w:rsidR="00320823" w:rsidRDefault="00320823" w:rsidP="00320823">
      <w:pPr>
        <w:numPr>
          <w:ilvl w:val="0"/>
          <w:numId w:val="45"/>
        </w:numPr>
        <w:spacing w:after="0" w:line="240" w:lineRule="exact"/>
        <w:jc w:val="left"/>
      </w:pPr>
      <w:r>
        <w:t>Log in should be verified in five seconds.</w:t>
      </w:r>
    </w:p>
    <w:p w14:paraId="5CBD6632" w14:textId="77777777" w:rsidR="00320823" w:rsidRDefault="00320823" w:rsidP="00320823">
      <w:pPr>
        <w:numPr>
          <w:ilvl w:val="0"/>
          <w:numId w:val="45"/>
        </w:numPr>
        <w:spacing w:after="0" w:line="240" w:lineRule="exact"/>
        <w:jc w:val="left"/>
      </w:pPr>
      <w:r w:rsidRPr="00BC4F2F">
        <w:t>In five seconds or less, queries must deliver responses.</w:t>
      </w:r>
    </w:p>
    <w:p w14:paraId="6906675A" w14:textId="77777777" w:rsidR="00320823" w:rsidRDefault="00320823" w:rsidP="00320823">
      <w:pPr>
        <w:numPr>
          <w:ilvl w:val="0"/>
          <w:numId w:val="45"/>
        </w:numPr>
        <w:spacing w:after="0" w:line="240" w:lineRule="exact"/>
        <w:jc w:val="left"/>
      </w:pPr>
      <w:r>
        <w:t xml:space="preserve">Log out should take less than three seconds. </w:t>
      </w:r>
    </w:p>
    <w:p w14:paraId="35B7C3B5" w14:textId="77777777" w:rsidR="00320823" w:rsidRDefault="00320823" w:rsidP="00320823">
      <w:pPr>
        <w:numPr>
          <w:ilvl w:val="0"/>
          <w:numId w:val="45"/>
        </w:numPr>
        <w:spacing w:after="0" w:line="240" w:lineRule="exact"/>
        <w:jc w:val="left"/>
      </w:pPr>
      <w:r>
        <w:lastRenderedPageBreak/>
        <w:t xml:space="preserve">System be able multiple numbers at the same time. </w:t>
      </w:r>
    </w:p>
    <w:p w14:paraId="65DBD2B0" w14:textId="77777777" w:rsidR="00320823" w:rsidRDefault="00320823" w:rsidP="00320823">
      <w:pPr>
        <w:numPr>
          <w:ilvl w:val="0"/>
          <w:numId w:val="45"/>
        </w:numPr>
        <w:spacing w:after="0" w:line="240" w:lineRule="exact"/>
        <w:jc w:val="left"/>
      </w:pPr>
      <w:r>
        <w:t xml:space="preserve">System should be exact and accurate. </w:t>
      </w:r>
    </w:p>
    <w:p w14:paraId="3D2EA545" w14:textId="77777777" w:rsidR="00320823" w:rsidRDefault="00320823" w:rsidP="00320823">
      <w:pPr>
        <w:numPr>
          <w:ilvl w:val="0"/>
          <w:numId w:val="45"/>
        </w:numPr>
        <w:spacing w:after="0" w:line="240" w:lineRule="exact"/>
        <w:jc w:val="left"/>
      </w:pPr>
      <w:r>
        <w:t>There should be little inaccuracy in the system.</w:t>
      </w:r>
    </w:p>
    <w:p w14:paraId="41872128" w14:textId="77777777" w:rsidR="00320823" w:rsidRDefault="00320823" w:rsidP="00320823">
      <w:pPr>
        <w:numPr>
          <w:ilvl w:val="0"/>
          <w:numId w:val="45"/>
        </w:numPr>
        <w:spacing w:after="0" w:line="240" w:lineRule="exact"/>
        <w:jc w:val="left"/>
      </w:pPr>
      <w:r w:rsidRPr="00BC4F2F">
        <w:t>A high workload should not be able to break the system.</w:t>
      </w:r>
    </w:p>
    <w:p w14:paraId="780FD43E" w14:textId="77777777" w:rsidR="00320823" w:rsidRDefault="00320823" w:rsidP="00320823">
      <w:pPr>
        <w:ind w:left="360"/>
      </w:pPr>
    </w:p>
    <w:p w14:paraId="124E5120" w14:textId="77777777" w:rsidR="00320823" w:rsidRPr="005069AC" w:rsidRDefault="00320823" w:rsidP="00320823">
      <w:pPr>
        <w:ind w:left="360"/>
      </w:pPr>
    </w:p>
    <w:p w14:paraId="618B032D" w14:textId="77777777" w:rsidR="00320823" w:rsidRDefault="00320823" w:rsidP="00320823">
      <w:pPr>
        <w:pStyle w:val="Heading2"/>
      </w:pPr>
      <w:bookmarkStart w:id="55" w:name="_Toc439994691"/>
      <w:bookmarkStart w:id="56" w:name="_Toc441230996"/>
      <w:r>
        <w:t>Safety Requirements</w:t>
      </w:r>
      <w:bookmarkEnd w:id="55"/>
      <w:bookmarkEnd w:id="56"/>
    </w:p>
    <w:p w14:paraId="2D05CB49" w14:textId="77777777" w:rsidR="00320823" w:rsidRPr="00D27BEB" w:rsidRDefault="00320823" w:rsidP="00320823">
      <w:pPr>
        <w:pStyle w:val="template"/>
        <w:rPr>
          <w:i w:val="0"/>
          <w:iCs/>
        </w:rPr>
      </w:pPr>
      <w:r w:rsidRPr="00D27BEB">
        <w:rPr>
          <w:i w:val="0"/>
          <w:iCs/>
        </w:rPr>
        <w:t>-All outgoing communications between clients and the data server of the system need to be encrypted.</w:t>
      </w:r>
    </w:p>
    <w:p w14:paraId="5254859D" w14:textId="77777777" w:rsidR="00320823" w:rsidRPr="00D27BEB" w:rsidRDefault="00320823" w:rsidP="00320823">
      <w:pPr>
        <w:pStyle w:val="template"/>
        <w:rPr>
          <w:i w:val="0"/>
          <w:iCs/>
        </w:rPr>
      </w:pPr>
      <w:r w:rsidRPr="00D27BEB">
        <w:rPr>
          <w:i w:val="0"/>
          <w:iCs/>
        </w:rPr>
        <w:t>-Access to different subsystems will be restricted by a user login screen that requests personal data, including an email address, name, and password, to maintain a secure environment.</w:t>
      </w:r>
    </w:p>
    <w:p w14:paraId="0F96A690" w14:textId="77777777" w:rsidR="00320823" w:rsidRPr="00D27BEB" w:rsidRDefault="00320823" w:rsidP="00320823">
      <w:pPr>
        <w:pStyle w:val="template"/>
        <w:rPr>
          <w:i w:val="0"/>
          <w:iCs/>
        </w:rPr>
      </w:pPr>
      <w:r w:rsidRPr="00D27BEB">
        <w:rPr>
          <w:i w:val="0"/>
          <w:iCs/>
        </w:rPr>
        <w:t>-The system data is backed up every 24 hours as part of routine backups that are crucial to preventing data loss in the event of a system breakdown. Backup copies are kept offsite and in a secure location using files, CDs, flash drives, or hard disks as storage media.</w:t>
      </w:r>
    </w:p>
    <w:p w14:paraId="2180A394" w14:textId="77777777" w:rsidR="00320823" w:rsidRPr="00D27BEB" w:rsidRDefault="00320823" w:rsidP="00320823">
      <w:pPr>
        <w:pStyle w:val="template"/>
        <w:rPr>
          <w:i w:val="0"/>
          <w:iCs/>
        </w:rPr>
      </w:pPr>
      <w:r w:rsidRPr="00D27BEB">
        <w:rPr>
          <w:i w:val="0"/>
          <w:iCs/>
        </w:rPr>
        <w:t>-In order to guarantee the protection of the system's database and allow for speedy restoration in the event of an emergency or disaster, it is imperative to maintain a strong backup system.</w:t>
      </w:r>
    </w:p>
    <w:p w14:paraId="5F102042" w14:textId="77777777" w:rsidR="00320823" w:rsidRDefault="00320823" w:rsidP="00320823">
      <w:pPr>
        <w:pStyle w:val="Heading2"/>
      </w:pPr>
      <w:bookmarkStart w:id="57" w:name="_Toc439994692"/>
      <w:bookmarkStart w:id="58" w:name="_Toc441230997"/>
      <w:r>
        <w:t>Security Requirements</w:t>
      </w:r>
      <w:bookmarkEnd w:id="57"/>
      <w:bookmarkEnd w:id="58"/>
    </w:p>
    <w:p w14:paraId="08B2665C" w14:textId="77777777" w:rsidR="00320823" w:rsidRPr="00AA3728" w:rsidRDefault="00320823" w:rsidP="00320823">
      <w:pPr>
        <w:shd w:val="clear" w:color="auto" w:fill="FFFFFF"/>
        <w:spacing w:line="240" w:lineRule="auto"/>
        <w:rPr>
          <w:rFonts w:asciiTheme="majorBidi" w:hAnsiTheme="majorBidi" w:cstheme="majorBidi"/>
          <w:color w:val="000000"/>
          <w:szCs w:val="24"/>
        </w:rPr>
      </w:pPr>
      <w:bookmarkStart w:id="59" w:name="_Toc439994693"/>
      <w:bookmarkStart w:id="60" w:name="_Toc441230998"/>
      <w:r w:rsidRPr="00AA3728">
        <w:rPr>
          <w:rFonts w:asciiTheme="majorBidi" w:hAnsiTheme="majorBidi" w:cstheme="majorBidi"/>
          <w:color w:val="000000"/>
          <w:szCs w:val="24"/>
        </w:rPr>
        <w:t>Authentication and authorization: authentication and authorization are required for all users. Users’ access to features should be determined by their responsibilities.  </w:t>
      </w:r>
    </w:p>
    <w:p w14:paraId="3F0D9DDB" w14:textId="77777777" w:rsidR="00320823" w:rsidRPr="00AA3728" w:rsidRDefault="00320823" w:rsidP="00320823">
      <w:pPr>
        <w:shd w:val="clear" w:color="auto" w:fill="FFFFFF"/>
        <w:spacing w:line="240" w:lineRule="auto"/>
        <w:rPr>
          <w:rFonts w:asciiTheme="majorBidi" w:hAnsiTheme="majorBidi" w:cstheme="majorBidi"/>
          <w:color w:val="000000"/>
          <w:szCs w:val="24"/>
        </w:rPr>
      </w:pPr>
    </w:p>
    <w:p w14:paraId="086DAA83" w14:textId="77777777" w:rsidR="00320823" w:rsidRPr="00AA3728" w:rsidRDefault="00320823" w:rsidP="00320823">
      <w:pPr>
        <w:shd w:val="clear" w:color="auto" w:fill="FFFFFF"/>
        <w:spacing w:line="240" w:lineRule="auto"/>
        <w:rPr>
          <w:rFonts w:asciiTheme="majorBidi" w:hAnsiTheme="majorBidi" w:cstheme="majorBidi"/>
          <w:color w:val="000000"/>
          <w:szCs w:val="24"/>
        </w:rPr>
      </w:pPr>
      <w:r w:rsidRPr="00AA3728">
        <w:rPr>
          <w:rFonts w:asciiTheme="majorBidi" w:hAnsiTheme="majorBidi" w:cstheme="majorBidi"/>
          <w:color w:val="000000"/>
          <w:szCs w:val="24"/>
        </w:rPr>
        <w:t>Data security: users’ data must be kept secure, and precautions must be taken to prevent malevolent intruders from accessing it. Users’ data must be encrypted to safeguard data privacy. And database security must be assured.  </w:t>
      </w:r>
    </w:p>
    <w:p w14:paraId="72330FCB" w14:textId="77777777" w:rsidR="00320823" w:rsidRPr="00AA3728" w:rsidRDefault="00320823" w:rsidP="00320823">
      <w:pPr>
        <w:shd w:val="clear" w:color="auto" w:fill="FFFFFF"/>
        <w:spacing w:line="240" w:lineRule="auto"/>
        <w:rPr>
          <w:rFonts w:asciiTheme="majorBidi" w:hAnsiTheme="majorBidi" w:cstheme="majorBidi"/>
          <w:color w:val="000000"/>
          <w:szCs w:val="24"/>
        </w:rPr>
      </w:pPr>
    </w:p>
    <w:p w14:paraId="2BF1E565" w14:textId="77777777" w:rsidR="00320823" w:rsidRPr="00AA3728" w:rsidRDefault="00320823" w:rsidP="00320823">
      <w:pPr>
        <w:shd w:val="clear" w:color="auto" w:fill="FFFFFF"/>
        <w:spacing w:line="240" w:lineRule="auto"/>
        <w:rPr>
          <w:rFonts w:asciiTheme="majorBidi" w:hAnsiTheme="majorBidi" w:cstheme="majorBidi"/>
          <w:color w:val="000000"/>
          <w:szCs w:val="24"/>
        </w:rPr>
      </w:pPr>
      <w:r w:rsidRPr="00AA3728">
        <w:rPr>
          <w:rFonts w:asciiTheme="majorBidi" w:hAnsiTheme="majorBidi" w:cstheme="majorBidi"/>
          <w:color w:val="000000"/>
          <w:szCs w:val="24"/>
        </w:rPr>
        <w:t>Update and maintenance: the system must be updated and maintained on a regular basis. This reduces security weaknesses.</w:t>
      </w:r>
    </w:p>
    <w:p w14:paraId="79FA16E6" w14:textId="77777777" w:rsidR="00320823" w:rsidRPr="00AA3728" w:rsidRDefault="00320823" w:rsidP="00320823">
      <w:pPr>
        <w:shd w:val="clear" w:color="auto" w:fill="FFFFFF"/>
        <w:spacing w:line="240" w:lineRule="auto"/>
        <w:rPr>
          <w:rFonts w:asciiTheme="majorBidi" w:hAnsiTheme="majorBidi" w:cstheme="majorBidi"/>
          <w:color w:val="000000"/>
          <w:szCs w:val="24"/>
        </w:rPr>
      </w:pPr>
      <w:r w:rsidRPr="00AA3728">
        <w:rPr>
          <w:rFonts w:asciiTheme="majorBidi" w:hAnsiTheme="majorBidi" w:cstheme="majorBidi"/>
          <w:color w:val="000000"/>
          <w:szCs w:val="24"/>
        </w:rPr>
        <w:t>Dos protection: the application servers must be protected from Dos assaults. the application may become inoperable in the case of such an assault.</w:t>
      </w:r>
    </w:p>
    <w:p w14:paraId="0A4D7323" w14:textId="77777777" w:rsidR="00320823" w:rsidRPr="00AA3728" w:rsidRDefault="00320823" w:rsidP="00320823">
      <w:pPr>
        <w:shd w:val="clear" w:color="auto" w:fill="FFFFFF"/>
        <w:spacing w:line="240" w:lineRule="auto"/>
        <w:rPr>
          <w:rFonts w:asciiTheme="majorBidi" w:hAnsiTheme="majorBidi" w:cstheme="majorBidi"/>
          <w:color w:val="000000"/>
          <w:szCs w:val="24"/>
        </w:rPr>
      </w:pPr>
      <w:r w:rsidRPr="00AA3728">
        <w:rPr>
          <w:rFonts w:asciiTheme="majorBidi" w:hAnsiTheme="majorBidi" w:cstheme="majorBidi"/>
          <w:color w:val="000000"/>
          <w:szCs w:val="24"/>
        </w:rPr>
        <w:t>Preventing unauthorizes access: appropriate controls and blocking must be implemented to prevent unauthorized system access. This can keep malicious attackers from wreaking havoc on the app.</w:t>
      </w:r>
    </w:p>
    <w:p w14:paraId="5846C9AC" w14:textId="77777777" w:rsidR="00320823" w:rsidRDefault="00320823" w:rsidP="00320823">
      <w:pPr>
        <w:pStyle w:val="Heading2"/>
      </w:pPr>
      <w:r>
        <w:t>Software Quality Attributes</w:t>
      </w:r>
      <w:bookmarkEnd w:id="59"/>
      <w:bookmarkEnd w:id="60"/>
    </w:p>
    <w:p w14:paraId="2EB3C206" w14:textId="77777777" w:rsidR="00320823" w:rsidRPr="00AA3728" w:rsidRDefault="00320823" w:rsidP="00320823">
      <w:pPr>
        <w:shd w:val="clear" w:color="auto" w:fill="FFFFFF"/>
        <w:spacing w:line="240" w:lineRule="auto"/>
        <w:rPr>
          <w:rFonts w:asciiTheme="majorBidi" w:hAnsiTheme="majorBidi" w:cstheme="majorBidi"/>
          <w:color w:val="000000"/>
          <w:szCs w:val="24"/>
        </w:rPr>
      </w:pPr>
      <w:bookmarkStart w:id="61" w:name="_Toc439994694"/>
      <w:bookmarkStart w:id="62" w:name="_Toc441230999"/>
      <w:r w:rsidRPr="00AA3728">
        <w:rPr>
          <w:rFonts w:asciiTheme="majorBidi" w:hAnsiTheme="majorBidi" w:cstheme="majorBidi"/>
          <w:color w:val="000000"/>
          <w:szCs w:val="24"/>
        </w:rPr>
        <w:t>Usability: the program should have an easy-to-use interface and be simple to utilize. The language and icons used must be easily understood by the applications intended audience.</w:t>
      </w:r>
    </w:p>
    <w:p w14:paraId="4127214B" w14:textId="77777777" w:rsidR="00320823" w:rsidRPr="00AA3728" w:rsidRDefault="00320823" w:rsidP="00320823">
      <w:pPr>
        <w:shd w:val="clear" w:color="auto" w:fill="FFFFFF"/>
        <w:spacing w:line="240" w:lineRule="auto"/>
        <w:rPr>
          <w:rFonts w:asciiTheme="majorBidi" w:hAnsiTheme="majorBidi" w:cstheme="majorBidi"/>
          <w:color w:val="000000"/>
          <w:szCs w:val="24"/>
        </w:rPr>
      </w:pPr>
    </w:p>
    <w:p w14:paraId="15350E2B" w14:textId="77777777" w:rsidR="00320823" w:rsidRPr="00AA3728" w:rsidRDefault="00320823" w:rsidP="00320823">
      <w:pPr>
        <w:shd w:val="clear" w:color="auto" w:fill="FFFFFF"/>
        <w:spacing w:line="240" w:lineRule="auto"/>
        <w:rPr>
          <w:rFonts w:asciiTheme="majorBidi" w:hAnsiTheme="majorBidi" w:cstheme="majorBidi"/>
          <w:color w:val="000000"/>
          <w:szCs w:val="24"/>
        </w:rPr>
      </w:pPr>
      <w:r w:rsidRPr="00AA3728">
        <w:rPr>
          <w:rFonts w:asciiTheme="majorBidi" w:hAnsiTheme="majorBidi" w:cstheme="majorBidi"/>
          <w:color w:val="000000"/>
          <w:szCs w:val="24"/>
        </w:rPr>
        <w:lastRenderedPageBreak/>
        <w:t>Maintainability: the applications code should be modular and scalable, making it simple to maintain and update.</w:t>
      </w:r>
    </w:p>
    <w:p w14:paraId="2F6D4BE2" w14:textId="77777777" w:rsidR="00320823" w:rsidRPr="00AA3728" w:rsidRDefault="00320823" w:rsidP="00320823">
      <w:pPr>
        <w:shd w:val="clear" w:color="auto" w:fill="FFFFFF"/>
        <w:spacing w:line="240" w:lineRule="auto"/>
        <w:rPr>
          <w:rFonts w:asciiTheme="majorBidi" w:hAnsiTheme="majorBidi" w:cstheme="majorBidi"/>
          <w:color w:val="000000"/>
          <w:szCs w:val="24"/>
        </w:rPr>
      </w:pPr>
    </w:p>
    <w:p w14:paraId="0F04E2CA" w14:textId="77777777" w:rsidR="00320823" w:rsidRPr="00AA3728" w:rsidRDefault="00320823" w:rsidP="00320823">
      <w:pPr>
        <w:shd w:val="clear" w:color="auto" w:fill="FFFFFF"/>
        <w:spacing w:line="240" w:lineRule="auto"/>
        <w:rPr>
          <w:rFonts w:asciiTheme="majorBidi" w:hAnsiTheme="majorBidi" w:cstheme="majorBidi"/>
          <w:color w:val="000000"/>
          <w:szCs w:val="24"/>
        </w:rPr>
      </w:pPr>
      <w:r w:rsidRPr="00AA3728">
        <w:rPr>
          <w:rFonts w:asciiTheme="majorBidi" w:hAnsiTheme="majorBidi" w:cstheme="majorBidi"/>
          <w:color w:val="000000"/>
          <w:szCs w:val="24"/>
        </w:rPr>
        <w:t>Readability: the application must be online 24 hours a day. Seven days a week with a minimum downtime pf 99%, it must be capable of recovering from unanticipated failures in a reasonable time.</w:t>
      </w:r>
    </w:p>
    <w:p w14:paraId="497D1003" w14:textId="77777777" w:rsidR="00320823" w:rsidRPr="00AA3728" w:rsidRDefault="00320823" w:rsidP="00320823">
      <w:pPr>
        <w:shd w:val="clear" w:color="auto" w:fill="FFFFFF"/>
        <w:spacing w:line="240" w:lineRule="auto"/>
        <w:rPr>
          <w:rFonts w:asciiTheme="majorBidi" w:hAnsiTheme="majorBidi" w:cstheme="majorBidi"/>
          <w:color w:val="000000"/>
          <w:szCs w:val="24"/>
        </w:rPr>
      </w:pPr>
    </w:p>
    <w:p w14:paraId="5DDC1882" w14:textId="77777777" w:rsidR="00320823" w:rsidRPr="00AA3728" w:rsidRDefault="00320823" w:rsidP="00320823">
      <w:pPr>
        <w:shd w:val="clear" w:color="auto" w:fill="FFFFFF"/>
        <w:spacing w:line="240" w:lineRule="auto"/>
        <w:rPr>
          <w:rFonts w:asciiTheme="majorBidi" w:hAnsiTheme="majorBidi" w:cstheme="majorBidi"/>
          <w:color w:val="000000"/>
          <w:szCs w:val="24"/>
        </w:rPr>
      </w:pPr>
      <w:r w:rsidRPr="00AA3728">
        <w:rPr>
          <w:rFonts w:asciiTheme="majorBidi" w:hAnsiTheme="majorBidi" w:cstheme="majorBidi"/>
          <w:color w:val="000000"/>
          <w:szCs w:val="24"/>
        </w:rPr>
        <w:t>Scalability: the program must be able to manage a high number of users and scale up or down depending on load.</w:t>
      </w:r>
    </w:p>
    <w:p w14:paraId="5FA50FC3" w14:textId="77777777" w:rsidR="00320823" w:rsidRPr="00AA3728" w:rsidRDefault="00320823" w:rsidP="00320823">
      <w:pPr>
        <w:shd w:val="clear" w:color="auto" w:fill="FFFFFF"/>
        <w:spacing w:line="240" w:lineRule="auto"/>
        <w:rPr>
          <w:rFonts w:asciiTheme="majorBidi" w:hAnsiTheme="majorBidi" w:cstheme="majorBidi"/>
          <w:color w:val="000000"/>
          <w:szCs w:val="24"/>
        </w:rPr>
      </w:pPr>
    </w:p>
    <w:p w14:paraId="5A5A9231" w14:textId="77777777" w:rsidR="00320823" w:rsidRPr="00AA3728" w:rsidRDefault="00320823" w:rsidP="00320823">
      <w:pPr>
        <w:shd w:val="clear" w:color="auto" w:fill="FFFFFF"/>
        <w:spacing w:line="240" w:lineRule="auto"/>
        <w:rPr>
          <w:rFonts w:asciiTheme="majorBidi" w:hAnsiTheme="majorBidi" w:cstheme="majorBidi"/>
          <w:color w:val="000000"/>
          <w:szCs w:val="24"/>
        </w:rPr>
      </w:pPr>
      <w:r w:rsidRPr="00AA3728">
        <w:rPr>
          <w:rFonts w:asciiTheme="majorBidi" w:hAnsiTheme="majorBidi" w:cstheme="majorBidi"/>
          <w:color w:val="000000"/>
          <w:szCs w:val="24"/>
        </w:rPr>
        <w:t>Portability: the program shall be able to run on several platforms. Including android, IOS and web browsers  </w:t>
      </w:r>
    </w:p>
    <w:p w14:paraId="5FA74049" w14:textId="77777777" w:rsidR="00320823" w:rsidRPr="00AA3728" w:rsidRDefault="00320823" w:rsidP="00320823">
      <w:pPr>
        <w:shd w:val="clear" w:color="auto" w:fill="FFFFFF"/>
        <w:spacing w:line="240" w:lineRule="auto"/>
        <w:rPr>
          <w:rFonts w:asciiTheme="majorBidi" w:hAnsiTheme="majorBidi" w:cstheme="majorBidi"/>
          <w:color w:val="000000"/>
          <w:szCs w:val="24"/>
        </w:rPr>
      </w:pPr>
    </w:p>
    <w:p w14:paraId="2E5A0C3C" w14:textId="77777777" w:rsidR="00320823" w:rsidRPr="00AA3728" w:rsidRDefault="00320823" w:rsidP="00320823">
      <w:pPr>
        <w:shd w:val="clear" w:color="auto" w:fill="FFFFFF"/>
        <w:spacing w:line="240" w:lineRule="auto"/>
        <w:rPr>
          <w:rFonts w:asciiTheme="majorBidi" w:hAnsiTheme="majorBidi" w:cstheme="majorBidi"/>
          <w:color w:val="000000"/>
          <w:szCs w:val="24"/>
        </w:rPr>
      </w:pPr>
      <w:r w:rsidRPr="00AA3728">
        <w:rPr>
          <w:rFonts w:asciiTheme="majorBidi" w:hAnsiTheme="majorBidi" w:cstheme="majorBidi"/>
          <w:color w:val="000000"/>
          <w:szCs w:val="24"/>
        </w:rPr>
        <w:t xml:space="preserve">Testability: the application shall be built to be testable, with automated testing tools and procedures utilized throughout the development process to assure quality and eliminate faults. </w:t>
      </w:r>
    </w:p>
    <w:p w14:paraId="4F9419DC" w14:textId="77777777" w:rsidR="00320823" w:rsidRPr="00AA3728" w:rsidRDefault="00320823" w:rsidP="00320823">
      <w:pPr>
        <w:shd w:val="clear" w:color="auto" w:fill="FFFFFF"/>
        <w:spacing w:line="240" w:lineRule="auto"/>
        <w:rPr>
          <w:rFonts w:asciiTheme="majorBidi" w:hAnsiTheme="majorBidi" w:cstheme="majorBidi"/>
          <w:color w:val="000000"/>
          <w:szCs w:val="24"/>
        </w:rPr>
      </w:pPr>
    </w:p>
    <w:p w14:paraId="7FB0F25F" w14:textId="77777777" w:rsidR="00320823" w:rsidRPr="00AA3728" w:rsidRDefault="00320823" w:rsidP="00320823">
      <w:pPr>
        <w:shd w:val="clear" w:color="auto" w:fill="FFFFFF"/>
        <w:spacing w:line="240" w:lineRule="auto"/>
        <w:rPr>
          <w:rFonts w:asciiTheme="majorBidi" w:hAnsiTheme="majorBidi" w:cstheme="majorBidi"/>
          <w:color w:val="000000"/>
          <w:szCs w:val="24"/>
        </w:rPr>
      </w:pPr>
      <w:r w:rsidRPr="00AA3728">
        <w:rPr>
          <w:rFonts w:asciiTheme="majorBidi" w:hAnsiTheme="majorBidi" w:cstheme="majorBidi"/>
          <w:color w:val="000000"/>
          <w:szCs w:val="24"/>
        </w:rPr>
        <w:t>Accessibility: the application must be usable by people with disabilities, such as those with vision or hearing problems, the application must adhere to accessibility guidelines such as WCAG 2.0 AA.</w:t>
      </w:r>
    </w:p>
    <w:p w14:paraId="424F2477" w14:textId="77777777" w:rsidR="00320823" w:rsidRPr="00AA3728" w:rsidRDefault="00320823" w:rsidP="00320823">
      <w:pPr>
        <w:shd w:val="clear" w:color="auto" w:fill="FFFFFF"/>
        <w:spacing w:line="240" w:lineRule="auto"/>
        <w:rPr>
          <w:rFonts w:asciiTheme="majorBidi" w:hAnsiTheme="majorBidi" w:cstheme="majorBidi"/>
          <w:color w:val="000000"/>
          <w:szCs w:val="24"/>
        </w:rPr>
      </w:pPr>
      <w:r w:rsidRPr="00AA3728">
        <w:rPr>
          <w:rFonts w:asciiTheme="majorBidi" w:hAnsiTheme="majorBidi" w:cstheme="majorBidi"/>
          <w:color w:val="000000"/>
          <w:szCs w:val="24"/>
        </w:rPr>
        <w:t>Interoperability: the application shall be able to interface with other systems and applications, allowing for safe and efficient data transmission</w:t>
      </w:r>
      <w:r w:rsidRPr="00AA3728">
        <w:rPr>
          <w:rFonts w:asciiTheme="majorBidi" w:hAnsiTheme="majorBidi" w:cstheme="majorBidi"/>
          <w:i/>
          <w:iCs/>
          <w:color w:val="000000"/>
          <w:szCs w:val="24"/>
        </w:rPr>
        <w:t>.</w:t>
      </w:r>
    </w:p>
    <w:p w14:paraId="7136D01B" w14:textId="77777777" w:rsidR="00320823" w:rsidRDefault="00320823" w:rsidP="00320823">
      <w:pPr>
        <w:pStyle w:val="Heading2"/>
      </w:pPr>
      <w:r>
        <w:t>Business Rules</w:t>
      </w:r>
      <w:bookmarkEnd w:id="61"/>
      <w:bookmarkEnd w:id="62"/>
    </w:p>
    <w:p w14:paraId="5EDA84B5" w14:textId="77777777" w:rsidR="00320823" w:rsidRPr="00AA3728" w:rsidRDefault="00320823" w:rsidP="00320823">
      <w:pPr>
        <w:shd w:val="clear" w:color="auto" w:fill="FFFFFF"/>
        <w:spacing w:line="240" w:lineRule="auto"/>
        <w:rPr>
          <w:rFonts w:asciiTheme="majorBidi" w:hAnsiTheme="majorBidi" w:cstheme="majorBidi"/>
          <w:color w:val="000000"/>
          <w:szCs w:val="24"/>
        </w:rPr>
      </w:pPr>
      <w:bookmarkStart w:id="63" w:name="_Toc439994695"/>
      <w:bookmarkStart w:id="64" w:name="_Toc441231000"/>
      <w:r w:rsidRPr="00AA3728">
        <w:rPr>
          <w:rFonts w:asciiTheme="majorBidi" w:hAnsiTheme="majorBidi" w:cstheme="majorBidi"/>
          <w:color w:val="000000"/>
          <w:szCs w:val="24"/>
        </w:rPr>
        <w:t>Animals' information registered in the system can only be updated by authorized personnel.</w:t>
      </w:r>
    </w:p>
    <w:p w14:paraId="0021F8FC" w14:textId="77777777" w:rsidR="00320823" w:rsidRPr="00AA3728" w:rsidRDefault="00320823" w:rsidP="00320823">
      <w:pPr>
        <w:shd w:val="clear" w:color="auto" w:fill="FFFFFF"/>
        <w:spacing w:line="240" w:lineRule="auto"/>
        <w:rPr>
          <w:rFonts w:asciiTheme="majorBidi" w:hAnsiTheme="majorBidi" w:cstheme="majorBidi"/>
          <w:color w:val="000000"/>
          <w:szCs w:val="24"/>
        </w:rPr>
      </w:pPr>
      <w:r w:rsidRPr="00AA3728">
        <w:rPr>
          <w:rFonts w:asciiTheme="majorBidi" w:hAnsiTheme="majorBidi" w:cstheme="majorBidi"/>
          <w:color w:val="000000"/>
          <w:szCs w:val="24"/>
        </w:rPr>
        <w:t>A sponsor donation must be deposited directly to the account of the stray animals that need help.</w:t>
      </w:r>
    </w:p>
    <w:p w14:paraId="32599E3C" w14:textId="77777777" w:rsidR="00320823" w:rsidRPr="00AA3728" w:rsidRDefault="00320823" w:rsidP="00320823">
      <w:pPr>
        <w:shd w:val="clear" w:color="auto" w:fill="FFFFFF"/>
        <w:spacing w:line="240" w:lineRule="auto"/>
        <w:rPr>
          <w:rFonts w:asciiTheme="majorBidi" w:hAnsiTheme="majorBidi" w:cstheme="majorBidi"/>
          <w:color w:val="000000"/>
          <w:szCs w:val="24"/>
        </w:rPr>
      </w:pPr>
      <w:r w:rsidRPr="00AA3728">
        <w:rPr>
          <w:rFonts w:asciiTheme="majorBidi" w:hAnsiTheme="majorBidi" w:cstheme="majorBidi"/>
          <w:color w:val="000000"/>
          <w:szCs w:val="24"/>
        </w:rPr>
        <w:t>The system should be able to monitor sponsorship activities to keep track of and report on sponsors' assistance with stray animals.</w:t>
      </w:r>
    </w:p>
    <w:p w14:paraId="3318309A" w14:textId="77777777" w:rsidR="00320823" w:rsidRPr="00AA3728" w:rsidRDefault="00320823" w:rsidP="00320823">
      <w:pPr>
        <w:shd w:val="clear" w:color="auto" w:fill="FFFFFF"/>
        <w:spacing w:line="240" w:lineRule="auto"/>
        <w:rPr>
          <w:rFonts w:asciiTheme="majorBidi" w:hAnsiTheme="majorBidi" w:cstheme="majorBidi"/>
          <w:color w:val="000000"/>
          <w:szCs w:val="24"/>
        </w:rPr>
      </w:pPr>
      <w:r w:rsidRPr="00AA3728">
        <w:rPr>
          <w:rFonts w:asciiTheme="majorBidi" w:hAnsiTheme="majorBidi" w:cstheme="majorBidi"/>
          <w:color w:val="000000"/>
          <w:szCs w:val="24"/>
        </w:rPr>
        <w:t>Sponsors should be able to amend their profile information and cancel sponsorship for a specific stray animal through the system.</w:t>
      </w:r>
    </w:p>
    <w:p w14:paraId="420D4CC7" w14:textId="77777777" w:rsidR="00320823" w:rsidRPr="00AA3728" w:rsidRDefault="00320823" w:rsidP="00320823">
      <w:pPr>
        <w:shd w:val="clear" w:color="auto" w:fill="FFFFFF"/>
        <w:spacing w:line="240" w:lineRule="auto"/>
        <w:rPr>
          <w:rFonts w:asciiTheme="majorBidi" w:hAnsiTheme="majorBidi" w:cstheme="majorBidi"/>
          <w:color w:val="000000"/>
          <w:szCs w:val="24"/>
        </w:rPr>
      </w:pPr>
      <w:r w:rsidRPr="00AA3728">
        <w:rPr>
          <w:rFonts w:asciiTheme="majorBidi" w:hAnsiTheme="majorBidi" w:cstheme="majorBidi"/>
          <w:color w:val="000000"/>
          <w:szCs w:val="24"/>
        </w:rPr>
        <w:t>The system must guarantee that any payments supplied to stray animals' caregivers are correctly documented.</w:t>
      </w:r>
    </w:p>
    <w:p w14:paraId="1347370D" w14:textId="77777777" w:rsidR="00320823" w:rsidRPr="00AA3728" w:rsidRDefault="00320823" w:rsidP="00320823">
      <w:pPr>
        <w:shd w:val="clear" w:color="auto" w:fill="FFFFFF"/>
        <w:spacing w:line="240" w:lineRule="auto"/>
        <w:rPr>
          <w:rFonts w:asciiTheme="majorBidi" w:hAnsiTheme="majorBidi" w:cstheme="majorBidi"/>
          <w:color w:val="000000"/>
          <w:szCs w:val="24"/>
        </w:rPr>
      </w:pPr>
      <w:r w:rsidRPr="00AA3728">
        <w:rPr>
          <w:rFonts w:asciiTheme="majorBidi" w:hAnsiTheme="majorBidi" w:cstheme="majorBidi"/>
          <w:color w:val="000000"/>
          <w:szCs w:val="24"/>
        </w:rPr>
        <w:t>The system should get frequent input on the care services offered to stray animals by caregivers.</w:t>
      </w:r>
    </w:p>
    <w:p w14:paraId="2E17AF83" w14:textId="77777777" w:rsidR="00320823" w:rsidRPr="00AA3728" w:rsidRDefault="00320823" w:rsidP="00320823">
      <w:pPr>
        <w:shd w:val="clear" w:color="auto" w:fill="FFFFFF"/>
        <w:spacing w:line="240" w:lineRule="auto"/>
        <w:rPr>
          <w:rFonts w:asciiTheme="majorBidi" w:hAnsiTheme="majorBidi" w:cstheme="majorBidi"/>
          <w:color w:val="000000"/>
          <w:szCs w:val="24"/>
        </w:rPr>
      </w:pPr>
      <w:r w:rsidRPr="00AA3728">
        <w:rPr>
          <w:rFonts w:asciiTheme="majorBidi" w:hAnsiTheme="majorBidi" w:cstheme="majorBidi"/>
          <w:color w:val="000000"/>
          <w:szCs w:val="24"/>
        </w:rPr>
        <w:lastRenderedPageBreak/>
        <w:t>The system must guarantee that caregivers have the resources to address stray animals' health feeding, and other requirements.</w:t>
      </w:r>
    </w:p>
    <w:p w14:paraId="5DB4FA7F" w14:textId="77777777" w:rsidR="00320823" w:rsidRPr="00AA3728" w:rsidRDefault="00320823" w:rsidP="00320823">
      <w:pPr>
        <w:shd w:val="clear" w:color="auto" w:fill="FFFFFF"/>
        <w:spacing w:line="240" w:lineRule="auto"/>
        <w:rPr>
          <w:rFonts w:asciiTheme="majorBidi" w:hAnsiTheme="majorBidi" w:cstheme="majorBidi"/>
          <w:color w:val="000000"/>
          <w:szCs w:val="24"/>
        </w:rPr>
      </w:pPr>
      <w:r w:rsidRPr="00AA3728">
        <w:rPr>
          <w:rFonts w:asciiTheme="majorBidi" w:hAnsiTheme="majorBidi" w:cstheme="majorBidi"/>
          <w:color w:val="000000"/>
          <w:szCs w:val="24"/>
        </w:rPr>
        <w:t>The system must ensure that all information provided to the caregivers about stray animals must be private.</w:t>
      </w:r>
    </w:p>
    <w:p w14:paraId="02FAC60A" w14:textId="77777777" w:rsidR="00320823" w:rsidRDefault="00320823" w:rsidP="00320823">
      <w:pPr>
        <w:pStyle w:val="Heading1"/>
      </w:pPr>
      <w:r>
        <w:t>Other Requirements</w:t>
      </w:r>
      <w:bookmarkEnd w:id="63"/>
      <w:bookmarkEnd w:id="64"/>
    </w:p>
    <w:p w14:paraId="698C1053" w14:textId="77777777" w:rsidR="00320823" w:rsidRPr="00840D4E" w:rsidRDefault="00320823" w:rsidP="00320823">
      <w:pPr>
        <w:shd w:val="clear" w:color="auto" w:fill="FFFFFF"/>
        <w:spacing w:line="240" w:lineRule="auto"/>
        <w:rPr>
          <w:rFonts w:asciiTheme="majorBidi" w:hAnsiTheme="majorBidi" w:cstheme="majorBidi"/>
          <w:color w:val="000000"/>
          <w:szCs w:val="24"/>
        </w:rPr>
      </w:pPr>
      <w:bookmarkStart w:id="65" w:name="_Toc439994696"/>
      <w:bookmarkStart w:id="66" w:name="_Toc441231001"/>
      <w:r w:rsidRPr="00840D4E">
        <w:rPr>
          <w:rFonts w:asciiTheme="majorBidi" w:hAnsiTheme="majorBidi" w:cstheme="majorBidi"/>
          <w:b/>
          <w:bCs/>
          <w:color w:val="000000"/>
          <w:szCs w:val="24"/>
        </w:rPr>
        <w:t>Legal requirements</w:t>
      </w:r>
    </w:p>
    <w:p w14:paraId="3D5B1DD1" w14:textId="77777777" w:rsidR="00320823" w:rsidRPr="00840D4E" w:rsidRDefault="00320823" w:rsidP="00320823">
      <w:pPr>
        <w:shd w:val="clear" w:color="auto" w:fill="FFFFFF"/>
        <w:spacing w:line="240" w:lineRule="auto"/>
        <w:rPr>
          <w:rFonts w:asciiTheme="majorBidi" w:hAnsiTheme="majorBidi" w:cstheme="majorBidi"/>
          <w:color w:val="000000"/>
          <w:szCs w:val="24"/>
        </w:rPr>
      </w:pPr>
      <w:r w:rsidRPr="00840D4E">
        <w:rPr>
          <w:rFonts w:asciiTheme="majorBidi" w:hAnsiTheme="majorBidi" w:cstheme="majorBidi"/>
          <w:color w:val="000000"/>
          <w:szCs w:val="24"/>
        </w:rPr>
        <w:t>The application must adhere to all applicable local, state, and federal laws and regulations.</w:t>
      </w:r>
    </w:p>
    <w:p w14:paraId="6B93A75A" w14:textId="77777777" w:rsidR="00320823" w:rsidRPr="00840D4E" w:rsidRDefault="00320823" w:rsidP="00320823">
      <w:pPr>
        <w:shd w:val="clear" w:color="auto" w:fill="FFFFFF"/>
        <w:spacing w:line="240" w:lineRule="auto"/>
        <w:rPr>
          <w:rFonts w:asciiTheme="majorBidi" w:hAnsiTheme="majorBidi" w:cstheme="majorBidi"/>
          <w:color w:val="000000"/>
          <w:szCs w:val="24"/>
        </w:rPr>
      </w:pPr>
    </w:p>
    <w:p w14:paraId="1A880C07" w14:textId="77777777" w:rsidR="00320823" w:rsidRPr="00840D4E" w:rsidRDefault="00320823" w:rsidP="00320823">
      <w:pPr>
        <w:shd w:val="clear" w:color="auto" w:fill="FFFFFF"/>
        <w:spacing w:line="240" w:lineRule="auto"/>
        <w:rPr>
          <w:rFonts w:asciiTheme="majorBidi" w:hAnsiTheme="majorBidi" w:cstheme="majorBidi"/>
          <w:color w:val="000000"/>
          <w:szCs w:val="24"/>
        </w:rPr>
      </w:pPr>
      <w:r w:rsidRPr="00840D4E">
        <w:rPr>
          <w:rFonts w:asciiTheme="majorBidi" w:hAnsiTheme="majorBidi" w:cstheme="majorBidi"/>
          <w:b/>
          <w:bCs/>
          <w:color w:val="000000"/>
          <w:szCs w:val="24"/>
        </w:rPr>
        <w:t>Security requirements  </w:t>
      </w:r>
    </w:p>
    <w:p w14:paraId="70422468" w14:textId="77777777" w:rsidR="00320823" w:rsidRPr="00840D4E" w:rsidRDefault="00320823" w:rsidP="00320823">
      <w:pPr>
        <w:shd w:val="clear" w:color="auto" w:fill="FFFFFF"/>
        <w:spacing w:line="240" w:lineRule="auto"/>
        <w:rPr>
          <w:rFonts w:asciiTheme="majorBidi" w:hAnsiTheme="majorBidi" w:cstheme="majorBidi"/>
          <w:color w:val="000000"/>
          <w:szCs w:val="24"/>
        </w:rPr>
      </w:pPr>
      <w:r w:rsidRPr="00840D4E">
        <w:rPr>
          <w:rFonts w:asciiTheme="majorBidi" w:hAnsiTheme="majorBidi" w:cstheme="majorBidi"/>
          <w:color w:val="000000"/>
          <w:szCs w:val="24"/>
        </w:rPr>
        <w:t>To safeguard user data and prevent unwanted access, the application must have proper security features. This comprises user data storage security sensitive data encryption, and user authentication and permission procedures.</w:t>
      </w:r>
    </w:p>
    <w:p w14:paraId="347BAF01" w14:textId="77777777" w:rsidR="00320823" w:rsidRPr="00840D4E" w:rsidRDefault="00320823" w:rsidP="00320823">
      <w:pPr>
        <w:shd w:val="clear" w:color="auto" w:fill="FFFFFF"/>
        <w:spacing w:line="240" w:lineRule="auto"/>
        <w:rPr>
          <w:rFonts w:asciiTheme="majorBidi" w:hAnsiTheme="majorBidi" w:cstheme="majorBidi"/>
          <w:color w:val="000000"/>
          <w:szCs w:val="24"/>
          <w:rtl/>
        </w:rPr>
      </w:pPr>
    </w:p>
    <w:p w14:paraId="07F591B5" w14:textId="77777777" w:rsidR="00320823" w:rsidRPr="00840D4E" w:rsidRDefault="00320823" w:rsidP="00320823">
      <w:pPr>
        <w:shd w:val="clear" w:color="auto" w:fill="FFFFFF"/>
        <w:spacing w:line="240" w:lineRule="auto"/>
        <w:rPr>
          <w:rFonts w:asciiTheme="majorBidi" w:hAnsiTheme="majorBidi" w:cstheme="majorBidi"/>
          <w:color w:val="000000"/>
          <w:szCs w:val="24"/>
        </w:rPr>
      </w:pPr>
      <w:r w:rsidRPr="00840D4E">
        <w:rPr>
          <w:rFonts w:asciiTheme="majorBidi" w:hAnsiTheme="majorBidi" w:cstheme="majorBidi"/>
          <w:b/>
          <w:bCs/>
          <w:color w:val="000000"/>
          <w:szCs w:val="24"/>
        </w:rPr>
        <w:t>Performance requirements  </w:t>
      </w:r>
    </w:p>
    <w:p w14:paraId="72E38625" w14:textId="77777777" w:rsidR="00320823" w:rsidRPr="00840D4E" w:rsidRDefault="00320823" w:rsidP="00320823">
      <w:pPr>
        <w:shd w:val="clear" w:color="auto" w:fill="FFFFFF"/>
        <w:spacing w:line="240" w:lineRule="auto"/>
        <w:rPr>
          <w:rFonts w:asciiTheme="majorBidi" w:hAnsiTheme="majorBidi" w:cstheme="majorBidi"/>
          <w:color w:val="000000"/>
          <w:szCs w:val="24"/>
        </w:rPr>
      </w:pPr>
      <w:r w:rsidRPr="00840D4E">
        <w:rPr>
          <w:rFonts w:asciiTheme="majorBidi" w:hAnsiTheme="majorBidi" w:cstheme="majorBidi"/>
          <w:color w:val="000000"/>
          <w:szCs w:val="24"/>
        </w:rPr>
        <w:t xml:space="preserve">The program must be built to be fast and efficient in responding to user queries. Response time must be rabid enough to avoid user irritation and application abandonment. </w:t>
      </w:r>
    </w:p>
    <w:p w14:paraId="1D9E3EE4" w14:textId="77777777" w:rsidR="00320823" w:rsidRPr="00840D4E" w:rsidRDefault="00320823" w:rsidP="00320823">
      <w:pPr>
        <w:shd w:val="clear" w:color="auto" w:fill="FFFFFF"/>
        <w:spacing w:line="240" w:lineRule="auto"/>
        <w:rPr>
          <w:rFonts w:asciiTheme="majorBidi" w:hAnsiTheme="majorBidi" w:cstheme="majorBidi"/>
          <w:color w:val="000000"/>
          <w:szCs w:val="24"/>
        </w:rPr>
      </w:pPr>
    </w:p>
    <w:p w14:paraId="5ADF77A2" w14:textId="77777777" w:rsidR="00320823" w:rsidRPr="00840D4E" w:rsidRDefault="00320823" w:rsidP="00320823">
      <w:pPr>
        <w:shd w:val="clear" w:color="auto" w:fill="FFFFFF"/>
        <w:spacing w:line="240" w:lineRule="auto"/>
        <w:rPr>
          <w:rFonts w:asciiTheme="majorBidi" w:hAnsiTheme="majorBidi" w:cstheme="majorBidi"/>
          <w:color w:val="000000"/>
          <w:szCs w:val="24"/>
        </w:rPr>
      </w:pPr>
      <w:r w:rsidRPr="00840D4E">
        <w:rPr>
          <w:rFonts w:asciiTheme="majorBidi" w:hAnsiTheme="majorBidi" w:cstheme="majorBidi"/>
          <w:b/>
          <w:bCs/>
          <w:color w:val="000000"/>
          <w:szCs w:val="24"/>
        </w:rPr>
        <w:t>Combability requirements</w:t>
      </w:r>
    </w:p>
    <w:p w14:paraId="49FD74A4" w14:textId="77777777" w:rsidR="00320823" w:rsidRPr="00840D4E" w:rsidRDefault="00320823" w:rsidP="00320823">
      <w:pPr>
        <w:shd w:val="clear" w:color="auto" w:fill="FFFFFF"/>
        <w:spacing w:line="240" w:lineRule="auto"/>
        <w:rPr>
          <w:rFonts w:asciiTheme="majorBidi" w:hAnsiTheme="majorBidi" w:cstheme="majorBidi"/>
          <w:color w:val="000000"/>
          <w:szCs w:val="24"/>
        </w:rPr>
      </w:pPr>
      <w:r w:rsidRPr="00840D4E">
        <w:rPr>
          <w:rFonts w:asciiTheme="majorBidi" w:hAnsiTheme="majorBidi" w:cstheme="majorBidi"/>
          <w:color w:val="000000"/>
          <w:szCs w:val="24"/>
        </w:rPr>
        <w:t>To provide optimum accessibility and usefulness, the program must be compatible with a wide range of devices and operating systems. It should also be built to function with a variety of screen sizes, resolutions, and orientations.</w:t>
      </w:r>
    </w:p>
    <w:p w14:paraId="1B709BE9" w14:textId="77777777" w:rsidR="00320823" w:rsidRPr="00840D4E" w:rsidRDefault="00320823" w:rsidP="00320823">
      <w:pPr>
        <w:shd w:val="clear" w:color="auto" w:fill="FFFFFF"/>
        <w:spacing w:line="240" w:lineRule="auto"/>
        <w:rPr>
          <w:rFonts w:asciiTheme="majorBidi" w:hAnsiTheme="majorBidi" w:cstheme="majorBidi"/>
          <w:color w:val="000000"/>
          <w:szCs w:val="24"/>
        </w:rPr>
      </w:pPr>
    </w:p>
    <w:p w14:paraId="4A19F570" w14:textId="77777777" w:rsidR="00320823" w:rsidRPr="00840D4E" w:rsidRDefault="00320823" w:rsidP="00320823">
      <w:pPr>
        <w:shd w:val="clear" w:color="auto" w:fill="FFFFFF"/>
        <w:spacing w:line="240" w:lineRule="auto"/>
        <w:rPr>
          <w:rFonts w:asciiTheme="majorBidi" w:hAnsiTheme="majorBidi" w:cstheme="majorBidi"/>
          <w:color w:val="000000"/>
          <w:szCs w:val="24"/>
        </w:rPr>
      </w:pPr>
      <w:r w:rsidRPr="00840D4E">
        <w:rPr>
          <w:rFonts w:asciiTheme="majorBidi" w:hAnsiTheme="majorBidi" w:cstheme="majorBidi"/>
          <w:b/>
          <w:bCs/>
          <w:color w:val="000000"/>
          <w:szCs w:val="24"/>
        </w:rPr>
        <w:t>Readability requirements  </w:t>
      </w:r>
    </w:p>
    <w:p w14:paraId="60E9A194" w14:textId="77777777" w:rsidR="00320823" w:rsidRPr="00840D4E" w:rsidRDefault="00320823" w:rsidP="00320823">
      <w:pPr>
        <w:shd w:val="clear" w:color="auto" w:fill="FFFFFF"/>
        <w:spacing w:line="240" w:lineRule="auto"/>
        <w:rPr>
          <w:rFonts w:asciiTheme="majorBidi" w:hAnsiTheme="majorBidi" w:cstheme="majorBidi"/>
          <w:color w:val="000000"/>
          <w:szCs w:val="24"/>
        </w:rPr>
      </w:pPr>
      <w:r w:rsidRPr="00840D4E">
        <w:rPr>
          <w:rFonts w:asciiTheme="majorBidi" w:hAnsiTheme="majorBidi" w:cstheme="majorBidi"/>
          <w:color w:val="000000"/>
          <w:szCs w:val="24"/>
        </w:rPr>
        <w:t>The program must always be dependable and accessible to users. It must be capable of handling heavy traffic volumes while avoiding crashes or outages. Additionally, the program must be structured to recover fast from ant faults and problems.</w:t>
      </w:r>
    </w:p>
    <w:p w14:paraId="7DE88713" w14:textId="77777777" w:rsidR="00320823" w:rsidRPr="00840D4E" w:rsidRDefault="00320823" w:rsidP="00320823">
      <w:pPr>
        <w:shd w:val="clear" w:color="auto" w:fill="FFFFFF"/>
        <w:spacing w:line="240" w:lineRule="auto"/>
        <w:rPr>
          <w:rFonts w:asciiTheme="majorBidi" w:hAnsiTheme="majorBidi" w:cstheme="majorBidi"/>
          <w:color w:val="000000"/>
          <w:szCs w:val="24"/>
        </w:rPr>
      </w:pPr>
    </w:p>
    <w:p w14:paraId="5C92DBB6" w14:textId="77777777" w:rsidR="00320823" w:rsidRPr="00840D4E" w:rsidRDefault="00320823" w:rsidP="00320823">
      <w:pPr>
        <w:shd w:val="clear" w:color="auto" w:fill="FFFFFF"/>
        <w:spacing w:line="240" w:lineRule="auto"/>
        <w:rPr>
          <w:rFonts w:asciiTheme="majorBidi" w:hAnsiTheme="majorBidi" w:cstheme="majorBidi"/>
          <w:color w:val="000000"/>
          <w:szCs w:val="24"/>
        </w:rPr>
      </w:pPr>
      <w:r w:rsidRPr="00840D4E">
        <w:rPr>
          <w:rFonts w:asciiTheme="majorBidi" w:hAnsiTheme="majorBidi" w:cstheme="majorBidi"/>
          <w:b/>
          <w:bCs/>
          <w:color w:val="000000"/>
          <w:szCs w:val="24"/>
        </w:rPr>
        <w:t>Maintenance requirements  </w:t>
      </w:r>
    </w:p>
    <w:p w14:paraId="0903C00B" w14:textId="77777777" w:rsidR="00320823" w:rsidRPr="00840D4E" w:rsidRDefault="00320823" w:rsidP="00320823">
      <w:pPr>
        <w:shd w:val="clear" w:color="auto" w:fill="FFFFFF"/>
        <w:spacing w:line="240" w:lineRule="auto"/>
        <w:rPr>
          <w:rFonts w:asciiTheme="majorBidi" w:hAnsiTheme="majorBidi" w:cstheme="majorBidi"/>
          <w:color w:val="000000"/>
          <w:szCs w:val="24"/>
        </w:rPr>
      </w:pPr>
      <w:r w:rsidRPr="00840D4E">
        <w:rPr>
          <w:rFonts w:asciiTheme="majorBidi" w:hAnsiTheme="majorBidi" w:cstheme="majorBidi"/>
          <w:color w:val="000000"/>
          <w:szCs w:val="24"/>
        </w:rPr>
        <w:t>The application must be developed in such a way that it can be readily maintained and upgraded. This involves creating an easy-to-use interface for managing content and user accounts. </w:t>
      </w:r>
    </w:p>
    <w:p w14:paraId="6FEB2130" w14:textId="77777777" w:rsidR="00320823" w:rsidRPr="004C25C6" w:rsidRDefault="00320823" w:rsidP="00320823">
      <w:pPr>
        <w:pStyle w:val="TOCEntry"/>
      </w:pPr>
      <w:r>
        <w:lastRenderedPageBreak/>
        <w:t>Appendix A: Glossary</w:t>
      </w:r>
      <w:bookmarkStart w:id="67" w:name="_Toc439994697"/>
      <w:bookmarkStart w:id="68" w:name="_Toc441231002"/>
      <w:bookmarkEnd w:id="65"/>
      <w:bookmarkEnd w:id="66"/>
    </w:p>
    <w:p w14:paraId="2A651B4F" w14:textId="77777777" w:rsidR="00320823" w:rsidRPr="00840D4E" w:rsidRDefault="00320823" w:rsidP="00320823">
      <w:pPr>
        <w:shd w:val="clear" w:color="auto" w:fill="FFFFFF"/>
        <w:spacing w:line="240" w:lineRule="auto"/>
        <w:rPr>
          <w:rFonts w:asciiTheme="majorBidi" w:hAnsiTheme="majorBidi" w:cstheme="majorBidi"/>
          <w:color w:val="000000"/>
          <w:szCs w:val="24"/>
        </w:rPr>
      </w:pPr>
      <w:r w:rsidRPr="00840D4E">
        <w:rPr>
          <w:rFonts w:asciiTheme="majorBidi" w:hAnsiTheme="majorBidi" w:cstheme="majorBidi"/>
          <w:b/>
          <w:bCs/>
          <w:color w:val="000000"/>
          <w:szCs w:val="24"/>
        </w:rPr>
        <w:t>OS- </w:t>
      </w:r>
      <w:r w:rsidRPr="00840D4E">
        <w:rPr>
          <w:rFonts w:asciiTheme="majorBidi" w:hAnsiTheme="majorBidi" w:cstheme="majorBidi"/>
          <w:color w:val="000000"/>
          <w:szCs w:val="24"/>
        </w:rPr>
        <w:t>Operating System</w:t>
      </w:r>
    </w:p>
    <w:p w14:paraId="03D57CB2" w14:textId="77777777" w:rsidR="00320823" w:rsidRPr="00840D4E" w:rsidRDefault="00320823" w:rsidP="00320823">
      <w:pPr>
        <w:shd w:val="clear" w:color="auto" w:fill="FFFFFF"/>
        <w:spacing w:line="240" w:lineRule="auto"/>
        <w:rPr>
          <w:rFonts w:asciiTheme="majorBidi" w:hAnsiTheme="majorBidi" w:cstheme="majorBidi"/>
          <w:color w:val="000000"/>
          <w:szCs w:val="24"/>
        </w:rPr>
      </w:pPr>
      <w:r w:rsidRPr="00840D4E">
        <w:rPr>
          <w:rFonts w:asciiTheme="majorBidi" w:hAnsiTheme="majorBidi" w:cstheme="majorBidi"/>
          <w:b/>
          <w:bCs/>
          <w:color w:val="000000"/>
          <w:szCs w:val="24"/>
        </w:rPr>
        <w:t>API- </w:t>
      </w:r>
      <w:r w:rsidRPr="00840D4E">
        <w:rPr>
          <w:rFonts w:asciiTheme="majorBidi" w:hAnsiTheme="majorBidi" w:cstheme="majorBidi"/>
          <w:color w:val="000000"/>
          <w:szCs w:val="24"/>
        </w:rPr>
        <w:t>Application Program Interface</w:t>
      </w:r>
    </w:p>
    <w:p w14:paraId="301D67B8" w14:textId="77777777" w:rsidR="00320823" w:rsidRPr="00840D4E" w:rsidRDefault="00320823" w:rsidP="00320823">
      <w:pPr>
        <w:shd w:val="clear" w:color="auto" w:fill="FFFFFF"/>
        <w:spacing w:line="240" w:lineRule="auto"/>
        <w:rPr>
          <w:rFonts w:asciiTheme="majorBidi" w:hAnsiTheme="majorBidi" w:cstheme="majorBidi"/>
          <w:color w:val="000000"/>
          <w:szCs w:val="24"/>
        </w:rPr>
      </w:pPr>
      <w:r w:rsidRPr="00840D4E">
        <w:rPr>
          <w:rFonts w:asciiTheme="majorBidi" w:hAnsiTheme="majorBidi" w:cstheme="majorBidi"/>
          <w:b/>
          <w:bCs/>
          <w:color w:val="000000"/>
          <w:szCs w:val="24"/>
        </w:rPr>
        <w:t>GUI- </w:t>
      </w:r>
      <w:r w:rsidRPr="00840D4E">
        <w:rPr>
          <w:rFonts w:asciiTheme="majorBidi" w:hAnsiTheme="majorBidi" w:cstheme="majorBidi"/>
          <w:color w:val="000000"/>
          <w:szCs w:val="24"/>
        </w:rPr>
        <w:t>Graphical USER Interface</w:t>
      </w:r>
      <w:r w:rsidRPr="00840D4E">
        <w:rPr>
          <w:rFonts w:asciiTheme="majorBidi" w:hAnsiTheme="majorBidi" w:cstheme="majorBidi"/>
          <w:b/>
          <w:bCs/>
          <w:color w:val="000000"/>
          <w:szCs w:val="24"/>
        </w:rPr>
        <w:t>  </w:t>
      </w:r>
    </w:p>
    <w:p w14:paraId="7320DA61" w14:textId="77777777" w:rsidR="00320823" w:rsidRPr="00840D4E" w:rsidRDefault="00320823" w:rsidP="00320823">
      <w:pPr>
        <w:shd w:val="clear" w:color="auto" w:fill="FFFFFF"/>
        <w:spacing w:line="240" w:lineRule="auto"/>
        <w:rPr>
          <w:rFonts w:asciiTheme="majorBidi" w:hAnsiTheme="majorBidi" w:cstheme="majorBidi"/>
          <w:color w:val="000000"/>
          <w:szCs w:val="24"/>
        </w:rPr>
      </w:pPr>
      <w:r w:rsidRPr="00840D4E">
        <w:rPr>
          <w:rFonts w:asciiTheme="majorBidi" w:hAnsiTheme="majorBidi" w:cstheme="majorBidi"/>
          <w:b/>
          <w:bCs/>
          <w:color w:val="000000"/>
          <w:szCs w:val="24"/>
        </w:rPr>
        <w:t>HTML- </w:t>
      </w:r>
      <w:r w:rsidRPr="00840D4E">
        <w:rPr>
          <w:rFonts w:asciiTheme="majorBidi" w:hAnsiTheme="majorBidi" w:cstheme="majorBidi"/>
          <w:color w:val="000000"/>
          <w:szCs w:val="24"/>
        </w:rPr>
        <w:t>Hyper-Text Markup Language</w:t>
      </w:r>
      <w:r w:rsidRPr="00840D4E">
        <w:rPr>
          <w:rFonts w:asciiTheme="majorBidi" w:hAnsiTheme="majorBidi" w:cstheme="majorBidi"/>
          <w:b/>
          <w:bCs/>
          <w:color w:val="000000"/>
          <w:szCs w:val="24"/>
        </w:rPr>
        <w:t>  </w:t>
      </w:r>
    </w:p>
    <w:p w14:paraId="4E66A197" w14:textId="77777777" w:rsidR="00320823" w:rsidRPr="00840D4E" w:rsidRDefault="00320823" w:rsidP="00320823">
      <w:pPr>
        <w:shd w:val="clear" w:color="auto" w:fill="FFFFFF"/>
        <w:spacing w:line="240" w:lineRule="auto"/>
        <w:rPr>
          <w:rFonts w:asciiTheme="majorBidi" w:hAnsiTheme="majorBidi" w:cstheme="majorBidi"/>
          <w:color w:val="000000"/>
          <w:szCs w:val="24"/>
        </w:rPr>
      </w:pPr>
      <w:r w:rsidRPr="00840D4E">
        <w:rPr>
          <w:rFonts w:asciiTheme="majorBidi" w:hAnsiTheme="majorBidi" w:cstheme="majorBidi"/>
          <w:b/>
          <w:bCs/>
          <w:color w:val="000000"/>
          <w:szCs w:val="24"/>
        </w:rPr>
        <w:t>UI- </w:t>
      </w:r>
      <w:r w:rsidRPr="00840D4E">
        <w:rPr>
          <w:rFonts w:asciiTheme="majorBidi" w:hAnsiTheme="majorBidi" w:cstheme="majorBidi"/>
          <w:color w:val="000000"/>
          <w:szCs w:val="24"/>
        </w:rPr>
        <w:t>User Interface</w:t>
      </w:r>
    </w:p>
    <w:p w14:paraId="5251FC7D" w14:textId="77777777" w:rsidR="00320823" w:rsidRPr="00840D4E" w:rsidRDefault="00320823" w:rsidP="00320823">
      <w:pPr>
        <w:shd w:val="clear" w:color="auto" w:fill="FFFFFF"/>
        <w:spacing w:line="240" w:lineRule="auto"/>
        <w:rPr>
          <w:rFonts w:asciiTheme="majorBidi" w:hAnsiTheme="majorBidi" w:cstheme="majorBidi"/>
          <w:color w:val="000000"/>
          <w:szCs w:val="24"/>
        </w:rPr>
      </w:pPr>
      <w:r w:rsidRPr="00840D4E">
        <w:rPr>
          <w:rFonts w:asciiTheme="majorBidi" w:hAnsiTheme="majorBidi" w:cstheme="majorBidi"/>
          <w:b/>
          <w:bCs/>
          <w:color w:val="000000"/>
          <w:szCs w:val="24"/>
        </w:rPr>
        <w:t>SRS- </w:t>
      </w:r>
      <w:r w:rsidRPr="00840D4E">
        <w:rPr>
          <w:rFonts w:asciiTheme="majorBidi" w:hAnsiTheme="majorBidi" w:cstheme="majorBidi"/>
          <w:color w:val="000000"/>
          <w:szCs w:val="24"/>
        </w:rPr>
        <w:t>Software Requirement Specification</w:t>
      </w:r>
    </w:p>
    <w:p w14:paraId="2E50310F" w14:textId="77777777" w:rsidR="00320823" w:rsidRDefault="00320823" w:rsidP="00320823">
      <w:pPr>
        <w:pStyle w:val="TOCEntry"/>
      </w:pPr>
      <w:r>
        <w:t>Appendix B: Analysis Models</w:t>
      </w:r>
      <w:bookmarkEnd w:id="67"/>
      <w:bookmarkEnd w:id="68"/>
    </w:p>
    <w:p w14:paraId="5576EAA2" w14:textId="77777777" w:rsidR="00320823" w:rsidRDefault="00320823" w:rsidP="00320823">
      <w:pPr>
        <w:pStyle w:val="template"/>
        <w:rPr>
          <w:i w:val="0"/>
        </w:rPr>
      </w:pPr>
      <w:r>
        <w:t>&lt;Optionally, include any pertinent analysis models, such as data flow diagrams, class diagrams, state-transition diagrams, or entity-relationship diagrams</w:t>
      </w:r>
      <w:r>
        <w:rPr>
          <w:i w:val="0"/>
        </w:rPr>
        <w:t>.&gt;</w:t>
      </w:r>
    </w:p>
    <w:p w14:paraId="4E142F0E" w14:textId="77777777" w:rsidR="00320823" w:rsidRDefault="00320823" w:rsidP="00320823">
      <w:pPr>
        <w:pStyle w:val="TOCEntry"/>
      </w:pPr>
      <w:bookmarkStart w:id="69" w:name="_Toc439994698"/>
      <w:bookmarkStart w:id="70" w:name="_Toc441231003"/>
      <w:r>
        <w:t>Appendix C: To Be Determined List</w:t>
      </w:r>
      <w:bookmarkEnd w:id="69"/>
      <w:bookmarkEnd w:id="70"/>
    </w:p>
    <w:p w14:paraId="775DFCA1" w14:textId="77777777" w:rsidR="00320823" w:rsidRPr="00840D4E" w:rsidRDefault="00320823" w:rsidP="00320823">
      <w:pPr>
        <w:shd w:val="clear" w:color="auto" w:fill="FFFFFF"/>
        <w:spacing w:line="240" w:lineRule="auto"/>
        <w:rPr>
          <w:rFonts w:asciiTheme="majorBidi" w:hAnsiTheme="majorBidi" w:cstheme="majorBidi"/>
          <w:color w:val="000000"/>
          <w:szCs w:val="24"/>
        </w:rPr>
      </w:pPr>
      <w:r w:rsidRPr="00840D4E">
        <w:rPr>
          <w:rFonts w:asciiTheme="majorBidi" w:hAnsiTheme="majorBidi" w:cstheme="majorBidi"/>
          <w:color w:val="000000"/>
          <w:szCs w:val="24"/>
        </w:rPr>
        <w:t>The application’s technological infrastructure will be determined.</w:t>
      </w:r>
    </w:p>
    <w:p w14:paraId="6BB1B6CE" w14:textId="77777777" w:rsidR="00320823" w:rsidRPr="00840D4E" w:rsidRDefault="00320823" w:rsidP="00320823">
      <w:pPr>
        <w:shd w:val="clear" w:color="auto" w:fill="FFFFFF"/>
        <w:spacing w:line="240" w:lineRule="auto"/>
        <w:rPr>
          <w:rFonts w:asciiTheme="majorBidi" w:hAnsiTheme="majorBidi" w:cstheme="majorBidi"/>
          <w:color w:val="000000"/>
          <w:szCs w:val="24"/>
        </w:rPr>
      </w:pPr>
      <w:r w:rsidRPr="00840D4E">
        <w:rPr>
          <w:rFonts w:asciiTheme="majorBidi" w:hAnsiTheme="majorBidi" w:cstheme="majorBidi"/>
          <w:color w:val="000000"/>
          <w:szCs w:val="24"/>
        </w:rPr>
        <w:t>The application’s server and database capacity will be assessed.  </w:t>
      </w:r>
    </w:p>
    <w:p w14:paraId="1BBEE2AB" w14:textId="77777777" w:rsidR="00320823" w:rsidRPr="00840D4E" w:rsidRDefault="00320823" w:rsidP="00320823">
      <w:pPr>
        <w:shd w:val="clear" w:color="auto" w:fill="FFFFFF"/>
        <w:spacing w:line="240" w:lineRule="auto"/>
        <w:rPr>
          <w:rFonts w:asciiTheme="majorBidi" w:hAnsiTheme="majorBidi" w:cstheme="majorBidi"/>
          <w:color w:val="000000"/>
          <w:sz w:val="27"/>
          <w:szCs w:val="27"/>
        </w:rPr>
      </w:pPr>
      <w:r w:rsidRPr="00840D4E">
        <w:rPr>
          <w:rFonts w:asciiTheme="majorBidi" w:hAnsiTheme="majorBidi" w:cstheme="majorBidi"/>
          <w:color w:val="000000"/>
          <w:szCs w:val="24"/>
        </w:rPr>
        <w:t>The budget needed to complete the implementation will be established.</w:t>
      </w:r>
    </w:p>
    <w:p w14:paraId="050A67E8" w14:textId="77777777" w:rsidR="00320823" w:rsidRPr="00840D4E" w:rsidRDefault="00320823" w:rsidP="00320823">
      <w:pPr>
        <w:shd w:val="clear" w:color="auto" w:fill="FFFFFF"/>
        <w:spacing w:line="240" w:lineRule="auto"/>
        <w:rPr>
          <w:rFonts w:asciiTheme="majorBidi" w:hAnsiTheme="majorBidi" w:cstheme="majorBidi"/>
          <w:color w:val="000000"/>
          <w:szCs w:val="24"/>
        </w:rPr>
      </w:pPr>
      <w:r w:rsidRPr="00840D4E">
        <w:rPr>
          <w:rFonts w:asciiTheme="majorBidi" w:hAnsiTheme="majorBidi" w:cstheme="majorBidi"/>
          <w:color w:val="000000"/>
          <w:szCs w:val="24"/>
        </w:rPr>
        <w:t>The languages that will be supported by the application will be determined.  </w:t>
      </w:r>
    </w:p>
    <w:p w14:paraId="7B40E214" w14:textId="77777777" w:rsidR="00320823" w:rsidRPr="00840D4E" w:rsidRDefault="00320823" w:rsidP="00320823">
      <w:pPr>
        <w:shd w:val="clear" w:color="auto" w:fill="FFFFFF"/>
        <w:spacing w:line="240" w:lineRule="auto"/>
        <w:rPr>
          <w:rFonts w:asciiTheme="majorBidi" w:hAnsiTheme="majorBidi" w:cstheme="majorBidi"/>
          <w:color w:val="000000"/>
          <w:szCs w:val="24"/>
        </w:rPr>
      </w:pPr>
      <w:r w:rsidRPr="00840D4E">
        <w:rPr>
          <w:rFonts w:asciiTheme="majorBidi" w:hAnsiTheme="majorBidi" w:cstheme="majorBidi"/>
          <w:color w:val="000000"/>
          <w:szCs w:val="24"/>
        </w:rPr>
        <w:t>The application user interface and design will be decided.</w:t>
      </w:r>
    </w:p>
    <w:p w14:paraId="032E1F51" w14:textId="77777777" w:rsidR="00320823" w:rsidRPr="00840D4E" w:rsidRDefault="00320823" w:rsidP="00320823">
      <w:pPr>
        <w:shd w:val="clear" w:color="auto" w:fill="FFFFFF"/>
        <w:spacing w:line="240" w:lineRule="auto"/>
        <w:rPr>
          <w:rFonts w:asciiTheme="majorBidi" w:hAnsiTheme="majorBidi" w:cstheme="majorBidi"/>
          <w:color w:val="000000"/>
          <w:szCs w:val="24"/>
        </w:rPr>
      </w:pPr>
      <w:r w:rsidRPr="00840D4E">
        <w:rPr>
          <w:rFonts w:asciiTheme="majorBidi" w:hAnsiTheme="majorBidi" w:cstheme="majorBidi"/>
          <w:color w:val="000000"/>
          <w:szCs w:val="24"/>
        </w:rPr>
        <w:t>The application’s test plan and test cases will be determined.</w:t>
      </w:r>
    </w:p>
    <w:p w14:paraId="1B741841" w14:textId="77777777" w:rsidR="00320823" w:rsidRPr="00840D4E" w:rsidRDefault="00320823" w:rsidP="00320823">
      <w:pPr>
        <w:shd w:val="clear" w:color="auto" w:fill="FFFFFF"/>
        <w:spacing w:line="240" w:lineRule="auto"/>
        <w:rPr>
          <w:rFonts w:asciiTheme="majorBidi" w:hAnsiTheme="majorBidi" w:cstheme="majorBidi"/>
          <w:color w:val="000000"/>
          <w:szCs w:val="24"/>
        </w:rPr>
      </w:pPr>
      <w:r w:rsidRPr="00840D4E">
        <w:rPr>
          <w:rFonts w:asciiTheme="majorBidi" w:hAnsiTheme="majorBidi" w:cstheme="majorBidi"/>
          <w:color w:val="000000"/>
          <w:szCs w:val="24"/>
        </w:rPr>
        <w:t>The application’s user base and traffic capacity will be established.</w:t>
      </w:r>
    </w:p>
    <w:p w14:paraId="4FD34770" w14:textId="77777777" w:rsidR="00320823" w:rsidRPr="00840D4E" w:rsidRDefault="00320823" w:rsidP="00320823">
      <w:pPr>
        <w:shd w:val="clear" w:color="auto" w:fill="FFFFFF"/>
        <w:spacing w:line="240" w:lineRule="auto"/>
        <w:rPr>
          <w:rFonts w:asciiTheme="majorBidi" w:hAnsiTheme="majorBidi" w:cstheme="majorBidi"/>
          <w:color w:val="000000"/>
          <w:szCs w:val="24"/>
        </w:rPr>
      </w:pPr>
      <w:r w:rsidRPr="00840D4E">
        <w:rPr>
          <w:rFonts w:asciiTheme="majorBidi" w:hAnsiTheme="majorBidi" w:cstheme="majorBidi"/>
          <w:color w:val="000000"/>
          <w:szCs w:val="24"/>
        </w:rPr>
        <w:t>The platform which the application will be made available will be selected.</w:t>
      </w:r>
    </w:p>
    <w:p w14:paraId="77686BA6" w14:textId="77777777" w:rsidR="00320823" w:rsidRPr="00840D4E" w:rsidRDefault="00320823" w:rsidP="00320823">
      <w:pPr>
        <w:shd w:val="clear" w:color="auto" w:fill="FFFFFF"/>
        <w:spacing w:line="240" w:lineRule="auto"/>
        <w:rPr>
          <w:rFonts w:asciiTheme="majorBidi" w:hAnsiTheme="majorBidi" w:cstheme="majorBidi"/>
          <w:color w:val="000000"/>
          <w:szCs w:val="24"/>
        </w:rPr>
      </w:pPr>
      <w:r w:rsidRPr="00840D4E">
        <w:rPr>
          <w:rFonts w:asciiTheme="majorBidi" w:hAnsiTheme="majorBidi" w:cstheme="majorBidi"/>
          <w:color w:val="000000"/>
          <w:szCs w:val="24"/>
        </w:rPr>
        <w:t>The application update schedule will be decided.</w:t>
      </w:r>
    </w:p>
    <w:p w14:paraId="7BF6C8F2" w14:textId="77777777" w:rsidR="00320823" w:rsidRPr="00840D4E" w:rsidRDefault="00320823" w:rsidP="00320823">
      <w:pPr>
        <w:shd w:val="clear" w:color="auto" w:fill="FFFFFF"/>
        <w:spacing w:line="240" w:lineRule="auto"/>
        <w:rPr>
          <w:rFonts w:asciiTheme="majorBidi" w:hAnsiTheme="majorBidi" w:cstheme="majorBidi"/>
          <w:color w:val="000000"/>
          <w:szCs w:val="24"/>
        </w:rPr>
      </w:pPr>
      <w:r w:rsidRPr="00840D4E">
        <w:rPr>
          <w:rFonts w:asciiTheme="majorBidi" w:hAnsiTheme="majorBidi" w:cstheme="majorBidi"/>
          <w:color w:val="000000"/>
          <w:szCs w:val="24"/>
        </w:rPr>
        <w:t>The list will be updated as the project progresses.</w:t>
      </w:r>
    </w:p>
    <w:p w14:paraId="4587DFAE" w14:textId="77777777" w:rsidR="00320823" w:rsidRPr="002D02A8" w:rsidRDefault="00320823" w:rsidP="00320823">
      <w:pPr>
        <w:ind w:left="720"/>
        <w:rPr>
          <w:sz w:val="28"/>
          <w:lang w:val="fr-FR"/>
        </w:rPr>
      </w:pPr>
      <w:r w:rsidRPr="002D02A8">
        <w:rPr>
          <w:sz w:val="28"/>
          <w:lang w:val="fr-FR"/>
        </w:rPr>
        <w:t xml:space="preserve"> </w:t>
      </w:r>
    </w:p>
    <w:p w14:paraId="089CE21E" w14:textId="77777777" w:rsidR="00320823" w:rsidRPr="002D02A8" w:rsidRDefault="00320823" w:rsidP="00320823">
      <w:pPr>
        <w:pStyle w:val="template"/>
        <w:rPr>
          <w:lang w:val="fr-FR"/>
        </w:rPr>
      </w:pPr>
    </w:p>
    <w:p w14:paraId="20525E5C" w14:textId="77777777" w:rsidR="00DD1CE8" w:rsidRDefault="00253FD6" w:rsidP="00654300">
      <w:pPr>
        <w:rPr>
          <w:b/>
          <w:bCs/>
          <w:color w:val="000000" w:themeColor="text1"/>
          <w:sz w:val="28"/>
          <w:szCs w:val="24"/>
          <w:lang w:val="en-US"/>
        </w:rPr>
      </w:pPr>
      <w:r w:rsidRPr="00DD1CE8">
        <w:rPr>
          <w:b/>
          <w:bCs/>
          <w:color w:val="000000" w:themeColor="text1"/>
          <w:sz w:val="28"/>
          <w:szCs w:val="24"/>
          <w:lang w:val="en-US"/>
        </w:rPr>
        <w:t xml:space="preserve"> </w:t>
      </w:r>
    </w:p>
    <w:p w14:paraId="37BD7B65" w14:textId="77777777" w:rsidR="00DD1CE8" w:rsidRDefault="00DD1CE8" w:rsidP="00654300">
      <w:pPr>
        <w:rPr>
          <w:b/>
          <w:bCs/>
          <w:color w:val="000000" w:themeColor="text1"/>
          <w:sz w:val="28"/>
          <w:szCs w:val="24"/>
          <w:lang w:val="en-US"/>
        </w:rPr>
      </w:pPr>
    </w:p>
    <w:p w14:paraId="07B8988C" w14:textId="77777777" w:rsidR="00DD1CE8" w:rsidRDefault="00DD1CE8" w:rsidP="00654300">
      <w:pPr>
        <w:rPr>
          <w:b/>
          <w:bCs/>
          <w:color w:val="000000" w:themeColor="text1"/>
          <w:sz w:val="28"/>
          <w:szCs w:val="24"/>
          <w:lang w:val="en-US"/>
        </w:rPr>
      </w:pPr>
    </w:p>
    <w:p w14:paraId="38622B1E" w14:textId="77777777" w:rsidR="00DD1CE8" w:rsidRDefault="00DD1CE8" w:rsidP="00654300">
      <w:pPr>
        <w:rPr>
          <w:b/>
          <w:bCs/>
          <w:color w:val="000000" w:themeColor="text1"/>
          <w:sz w:val="28"/>
          <w:szCs w:val="24"/>
          <w:lang w:val="en-US"/>
        </w:rPr>
      </w:pPr>
    </w:p>
    <w:p w14:paraId="0291E0D4" w14:textId="4FC0F41F" w:rsidR="000F042E" w:rsidRPr="00CF2F3F" w:rsidRDefault="00DD1CE8" w:rsidP="00654300">
      <w:pPr>
        <w:rPr>
          <w:b/>
          <w:bCs/>
          <w:color w:val="4472C4" w:themeColor="accent1"/>
          <w:sz w:val="32"/>
          <w:szCs w:val="28"/>
          <w:lang w:val="en-US"/>
        </w:rPr>
      </w:pPr>
      <w:r w:rsidRPr="00CF2F3F">
        <w:rPr>
          <w:b/>
          <w:bCs/>
          <w:color w:val="4472C4" w:themeColor="accent1"/>
          <w:sz w:val="32"/>
          <w:szCs w:val="28"/>
          <w:lang w:val="en-US"/>
        </w:rPr>
        <w:lastRenderedPageBreak/>
        <w:t>Use Case Tabular Descriptions:</w:t>
      </w:r>
    </w:p>
    <w:p w14:paraId="3A5295B7" w14:textId="77777777" w:rsidR="00DD1CE8" w:rsidRDefault="00DD1CE8" w:rsidP="00DD1CE8">
      <w:pPr>
        <w:pStyle w:val="TOCEntry"/>
        <w:rPr>
          <w:b w:val="0"/>
          <w:bCs/>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6525"/>
      </w:tblGrid>
      <w:tr w:rsidR="00DD1CE8" w14:paraId="7E2BAF41"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0D466C1E" w14:textId="77777777" w:rsidR="00DD1CE8" w:rsidRDefault="00DD1CE8">
            <w:pPr>
              <w:rPr>
                <w:b/>
                <w:bCs/>
                <w:kern w:val="2"/>
                <w:szCs w:val="20"/>
                <w:lang w:eastAsia="tr-TR"/>
                <w14:ligatures w14:val="standardContextual"/>
              </w:rPr>
            </w:pPr>
            <w:r>
              <w:rPr>
                <w:b/>
                <w:bCs/>
                <w:kern w:val="2"/>
                <w:lang w:eastAsia="tr-TR"/>
                <w14:ligatures w14:val="standardContextual"/>
              </w:rPr>
              <w:t>Use case-1</w:t>
            </w:r>
          </w:p>
        </w:tc>
        <w:tc>
          <w:tcPr>
            <w:tcW w:w="8046" w:type="dxa"/>
            <w:tcBorders>
              <w:top w:val="single" w:sz="4" w:space="0" w:color="auto"/>
              <w:left w:val="single" w:sz="4" w:space="0" w:color="auto"/>
              <w:bottom w:val="single" w:sz="4" w:space="0" w:color="auto"/>
              <w:right w:val="single" w:sz="4" w:space="0" w:color="auto"/>
            </w:tcBorders>
            <w:hideMark/>
          </w:tcPr>
          <w:p w14:paraId="61AE7E2F" w14:textId="77777777" w:rsidR="00DD1CE8" w:rsidRDefault="00DD1CE8">
            <w:pPr>
              <w:rPr>
                <w:kern w:val="2"/>
                <w:lang w:eastAsia="tr-TR"/>
                <w14:ligatures w14:val="standardContextual"/>
              </w:rPr>
            </w:pPr>
            <w:r>
              <w:rPr>
                <w:kern w:val="2"/>
                <w:lang w:eastAsia="tr-TR"/>
                <w14:ligatures w14:val="standardContextual"/>
              </w:rPr>
              <w:t>Login</w:t>
            </w:r>
          </w:p>
        </w:tc>
      </w:tr>
      <w:tr w:rsidR="00DD1CE8" w14:paraId="00B68E03"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6CEF5D2D" w14:textId="77777777" w:rsidR="00DD1CE8" w:rsidRDefault="00DD1CE8">
            <w:pPr>
              <w:rPr>
                <w:b/>
                <w:bCs/>
                <w:kern w:val="2"/>
                <w:lang w:eastAsia="tr-TR"/>
                <w14:ligatures w14:val="standardContextual"/>
              </w:rPr>
            </w:pPr>
            <w:r>
              <w:rPr>
                <w:b/>
                <w:bCs/>
                <w:kern w:val="2"/>
                <w:lang w:eastAsia="tr-TR"/>
                <w14:ligatures w14:val="standardContextual"/>
              </w:rPr>
              <w:t>Actor</w:t>
            </w:r>
          </w:p>
        </w:tc>
        <w:tc>
          <w:tcPr>
            <w:tcW w:w="8046" w:type="dxa"/>
            <w:tcBorders>
              <w:top w:val="single" w:sz="4" w:space="0" w:color="auto"/>
              <w:left w:val="single" w:sz="4" w:space="0" w:color="auto"/>
              <w:bottom w:val="single" w:sz="4" w:space="0" w:color="auto"/>
              <w:right w:val="single" w:sz="4" w:space="0" w:color="auto"/>
            </w:tcBorders>
            <w:hideMark/>
          </w:tcPr>
          <w:p w14:paraId="35D67E43" w14:textId="77777777" w:rsidR="00DD1CE8" w:rsidRDefault="00DD1CE8">
            <w:pPr>
              <w:rPr>
                <w:kern w:val="2"/>
                <w:lang w:eastAsia="tr-TR"/>
                <w14:ligatures w14:val="standardContextual"/>
              </w:rPr>
            </w:pPr>
            <w:r>
              <w:rPr>
                <w:kern w:val="2"/>
                <w:lang w:eastAsia="tr-TR"/>
                <w14:ligatures w14:val="standardContextual"/>
              </w:rPr>
              <w:t>Admin</w:t>
            </w:r>
          </w:p>
        </w:tc>
      </w:tr>
      <w:tr w:rsidR="00DD1CE8" w14:paraId="2286BDE0"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7672A902" w14:textId="77777777" w:rsidR="00DD1CE8" w:rsidRDefault="00DD1CE8">
            <w:pPr>
              <w:rPr>
                <w:b/>
                <w:bCs/>
                <w:kern w:val="2"/>
                <w:lang w:eastAsia="tr-TR"/>
                <w14:ligatures w14:val="standardContextual"/>
              </w:rPr>
            </w:pPr>
            <w:r>
              <w:rPr>
                <w:b/>
                <w:bCs/>
                <w:kern w:val="2"/>
                <w:lang w:eastAsia="tr-TR"/>
                <w14:ligatures w14:val="standardContextual"/>
              </w:rPr>
              <w:t xml:space="preserve">Goal </w:t>
            </w:r>
          </w:p>
        </w:tc>
        <w:tc>
          <w:tcPr>
            <w:tcW w:w="8046" w:type="dxa"/>
            <w:tcBorders>
              <w:top w:val="single" w:sz="4" w:space="0" w:color="auto"/>
              <w:left w:val="single" w:sz="4" w:space="0" w:color="auto"/>
              <w:bottom w:val="single" w:sz="4" w:space="0" w:color="auto"/>
              <w:right w:val="single" w:sz="4" w:space="0" w:color="auto"/>
            </w:tcBorders>
            <w:hideMark/>
          </w:tcPr>
          <w:p w14:paraId="27CA9A1B" w14:textId="77777777" w:rsidR="00DD1CE8" w:rsidRDefault="00DD1CE8">
            <w:pPr>
              <w:rPr>
                <w:kern w:val="2"/>
                <w:lang w:eastAsia="tr-TR"/>
                <w14:ligatures w14:val="standardContextual"/>
              </w:rPr>
            </w:pPr>
            <w:r>
              <w:rPr>
                <w:kern w:val="2"/>
                <w:lang w:eastAsia="tr-TR"/>
                <w14:ligatures w14:val="standardContextual"/>
              </w:rPr>
              <w:t xml:space="preserve">To access to the system. </w:t>
            </w:r>
          </w:p>
        </w:tc>
      </w:tr>
      <w:tr w:rsidR="00DD1CE8" w14:paraId="00CCC04A"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262EF977" w14:textId="77777777" w:rsidR="00DD1CE8" w:rsidRDefault="00DD1CE8">
            <w:pPr>
              <w:rPr>
                <w:b/>
                <w:bCs/>
                <w:kern w:val="2"/>
                <w:lang w:eastAsia="tr-TR"/>
                <w14:ligatures w14:val="standardContextual"/>
              </w:rPr>
            </w:pPr>
            <w:r>
              <w:rPr>
                <w:b/>
                <w:bCs/>
                <w:kern w:val="2"/>
                <w:lang w:eastAsia="tr-TR"/>
                <w14:ligatures w14:val="standardContextual"/>
              </w:rPr>
              <w:t>Preconditions</w:t>
            </w:r>
          </w:p>
        </w:tc>
        <w:tc>
          <w:tcPr>
            <w:tcW w:w="8046" w:type="dxa"/>
            <w:tcBorders>
              <w:top w:val="single" w:sz="4" w:space="0" w:color="auto"/>
              <w:left w:val="single" w:sz="4" w:space="0" w:color="auto"/>
              <w:bottom w:val="single" w:sz="4" w:space="0" w:color="auto"/>
              <w:right w:val="single" w:sz="4" w:space="0" w:color="auto"/>
            </w:tcBorders>
            <w:hideMark/>
          </w:tcPr>
          <w:p w14:paraId="732521D2" w14:textId="77777777" w:rsidR="00DD1CE8" w:rsidRDefault="00DD1CE8">
            <w:pPr>
              <w:rPr>
                <w:kern w:val="2"/>
                <w:lang w:eastAsia="tr-TR"/>
                <w14:ligatures w14:val="standardContextual"/>
              </w:rPr>
            </w:pPr>
            <w:r>
              <w:rPr>
                <w:kern w:val="2"/>
                <w:lang w:eastAsia="tr-TR"/>
                <w14:ligatures w14:val="standardContextual"/>
              </w:rPr>
              <w:t>1-Has a valid username and password</w:t>
            </w:r>
          </w:p>
          <w:p w14:paraId="728F5C17" w14:textId="77777777" w:rsidR="00DD1CE8" w:rsidRDefault="00DD1CE8">
            <w:pPr>
              <w:rPr>
                <w:kern w:val="2"/>
                <w:lang w:eastAsia="tr-TR"/>
                <w14:ligatures w14:val="standardContextual"/>
              </w:rPr>
            </w:pPr>
            <w:r>
              <w:rPr>
                <w:kern w:val="2"/>
                <w:lang w:eastAsia="tr-TR"/>
                <w14:ligatures w14:val="standardContextual"/>
              </w:rPr>
              <w:t>2- Is not already logged in</w:t>
            </w:r>
          </w:p>
        </w:tc>
      </w:tr>
      <w:tr w:rsidR="00DD1CE8" w14:paraId="45C22FD5"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49F999F1" w14:textId="77777777" w:rsidR="00DD1CE8" w:rsidRDefault="00DD1CE8">
            <w:pPr>
              <w:rPr>
                <w:b/>
                <w:bCs/>
                <w:kern w:val="2"/>
                <w:lang w:eastAsia="tr-TR"/>
                <w14:ligatures w14:val="standardContextual"/>
              </w:rPr>
            </w:pPr>
            <w:r>
              <w:rPr>
                <w:b/>
                <w:bCs/>
                <w:kern w:val="2"/>
                <w:lang w:eastAsia="tr-TR"/>
                <w14:ligatures w14:val="standardContextual"/>
              </w:rPr>
              <w:t>Stimulus</w:t>
            </w:r>
          </w:p>
        </w:tc>
        <w:tc>
          <w:tcPr>
            <w:tcW w:w="8046" w:type="dxa"/>
            <w:tcBorders>
              <w:top w:val="single" w:sz="4" w:space="0" w:color="auto"/>
              <w:left w:val="single" w:sz="4" w:space="0" w:color="auto"/>
              <w:bottom w:val="single" w:sz="4" w:space="0" w:color="auto"/>
              <w:right w:val="single" w:sz="4" w:space="0" w:color="auto"/>
            </w:tcBorders>
            <w:hideMark/>
          </w:tcPr>
          <w:p w14:paraId="0793A233" w14:textId="77777777" w:rsidR="00DD1CE8" w:rsidRDefault="00DD1CE8">
            <w:pPr>
              <w:rPr>
                <w:kern w:val="2"/>
                <w:lang w:eastAsia="tr-TR"/>
                <w14:ligatures w14:val="standardContextual"/>
              </w:rPr>
            </w:pPr>
            <w:r>
              <w:rPr>
                <w:kern w:val="2"/>
                <w:lang w:eastAsia="tr-TR"/>
                <w14:ligatures w14:val="standardContextual"/>
              </w:rPr>
              <w:t>The Admin requests access to the system.</w:t>
            </w:r>
          </w:p>
        </w:tc>
      </w:tr>
      <w:tr w:rsidR="00DD1CE8" w14:paraId="4E6522D0"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45B1C5C9" w14:textId="77777777" w:rsidR="00DD1CE8" w:rsidRDefault="00DD1CE8">
            <w:pPr>
              <w:rPr>
                <w:b/>
                <w:bCs/>
                <w:kern w:val="2"/>
                <w:lang w:eastAsia="tr-TR"/>
                <w14:ligatures w14:val="standardContextual"/>
              </w:rPr>
            </w:pPr>
            <w:r>
              <w:rPr>
                <w:b/>
                <w:bCs/>
                <w:kern w:val="2"/>
                <w:lang w:eastAsia="tr-TR"/>
                <w14:ligatures w14:val="standardContextual"/>
              </w:rPr>
              <w:t>Scenario</w:t>
            </w:r>
          </w:p>
        </w:tc>
        <w:tc>
          <w:tcPr>
            <w:tcW w:w="8046" w:type="dxa"/>
            <w:tcBorders>
              <w:top w:val="single" w:sz="4" w:space="0" w:color="auto"/>
              <w:left w:val="single" w:sz="4" w:space="0" w:color="auto"/>
              <w:bottom w:val="single" w:sz="4" w:space="0" w:color="auto"/>
              <w:right w:val="single" w:sz="4" w:space="0" w:color="auto"/>
            </w:tcBorders>
            <w:hideMark/>
          </w:tcPr>
          <w:p w14:paraId="4FFD8DD4" w14:textId="77777777" w:rsidR="00DD1CE8" w:rsidRDefault="00DD1CE8">
            <w:pPr>
              <w:rPr>
                <w:rFonts w:eastAsia="Times" w:cs="Times"/>
                <w:kern w:val="2"/>
                <w:lang w:eastAsia="tr-TR"/>
                <w14:ligatures w14:val="standardContextual"/>
              </w:rPr>
            </w:pPr>
            <w:r>
              <w:rPr>
                <w:kern w:val="2"/>
                <w:lang w:eastAsia="tr-TR"/>
                <w14:ligatures w14:val="standardContextual"/>
              </w:rPr>
              <w:t>1-</w:t>
            </w:r>
            <w:r>
              <w:rPr>
                <w:rFonts w:eastAsia="Times" w:cs="Times"/>
                <w:kern w:val="2"/>
                <w:sz w:val="22"/>
                <w:lang w:eastAsia="tr-TR"/>
                <w14:ligatures w14:val="standardContextual"/>
              </w:rPr>
              <w:t xml:space="preserve"> The Admin enters his username and password</w:t>
            </w:r>
          </w:p>
          <w:p w14:paraId="4D36E7BD" w14:textId="77777777" w:rsidR="00DD1CE8" w:rsidRDefault="00DD1CE8">
            <w:pPr>
              <w:rPr>
                <w:rFonts w:eastAsia="Times" w:cs="Times"/>
                <w:kern w:val="2"/>
                <w:lang w:eastAsia="tr-TR"/>
                <w14:ligatures w14:val="standardContextual"/>
              </w:rPr>
            </w:pPr>
            <w:r>
              <w:rPr>
                <w:rFonts w:eastAsia="Times" w:cs="Times"/>
                <w:kern w:val="2"/>
                <w:sz w:val="22"/>
                <w:lang w:eastAsia="tr-TR"/>
                <w14:ligatures w14:val="standardContextual"/>
              </w:rPr>
              <w:t>2: The system grants access to the user</w:t>
            </w:r>
          </w:p>
        </w:tc>
      </w:tr>
      <w:tr w:rsidR="00DD1CE8" w14:paraId="663006EA"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18F567A5" w14:textId="77777777" w:rsidR="00DD1CE8" w:rsidRDefault="00DD1CE8">
            <w:pPr>
              <w:rPr>
                <w:b/>
                <w:bCs/>
                <w:kern w:val="2"/>
                <w:lang w:eastAsia="tr-TR"/>
                <w14:ligatures w14:val="standardContextual"/>
              </w:rPr>
            </w:pPr>
            <w:r>
              <w:rPr>
                <w:b/>
                <w:bCs/>
                <w:kern w:val="2"/>
                <w:lang w:eastAsia="tr-TR"/>
                <w14:ligatures w14:val="standardContextual"/>
              </w:rPr>
              <w:t xml:space="preserve">Exceptions </w:t>
            </w:r>
          </w:p>
        </w:tc>
        <w:tc>
          <w:tcPr>
            <w:tcW w:w="8046" w:type="dxa"/>
            <w:tcBorders>
              <w:top w:val="single" w:sz="4" w:space="0" w:color="auto"/>
              <w:left w:val="single" w:sz="4" w:space="0" w:color="auto"/>
              <w:bottom w:val="single" w:sz="4" w:space="0" w:color="auto"/>
              <w:right w:val="single" w:sz="4" w:space="0" w:color="auto"/>
            </w:tcBorders>
            <w:hideMark/>
          </w:tcPr>
          <w:p w14:paraId="1995F5DE"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No internet</w:t>
            </w:r>
          </w:p>
          <w:p w14:paraId="2905FFB8"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İnvalid username or password</w:t>
            </w:r>
          </w:p>
        </w:tc>
      </w:tr>
    </w:tbl>
    <w:p w14:paraId="5B862D60" w14:textId="77777777" w:rsidR="00DD1CE8" w:rsidRDefault="00DD1CE8" w:rsidP="00DD1CE8"/>
    <w:p w14:paraId="4587AB12" w14:textId="77777777" w:rsidR="00DD1CE8" w:rsidRDefault="00DD1CE8" w:rsidP="00DD1CE8">
      <w:pPr>
        <w:pStyle w:val="TOCEntry"/>
        <w:rPr>
          <w:b w:val="0"/>
          <w:bCs/>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6525"/>
      </w:tblGrid>
      <w:tr w:rsidR="00DD1CE8" w14:paraId="449469F7"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00BA9A4C" w14:textId="77777777" w:rsidR="00DD1CE8" w:rsidRDefault="00DD1CE8">
            <w:pPr>
              <w:rPr>
                <w:b/>
                <w:bCs/>
                <w:kern w:val="2"/>
                <w:szCs w:val="20"/>
                <w:lang w:eastAsia="tr-TR"/>
                <w14:ligatures w14:val="standardContextual"/>
              </w:rPr>
            </w:pPr>
            <w:r>
              <w:rPr>
                <w:b/>
                <w:bCs/>
                <w:kern w:val="2"/>
                <w:lang w:eastAsia="tr-TR"/>
                <w14:ligatures w14:val="standardContextual"/>
              </w:rPr>
              <w:t>Use case-2</w:t>
            </w:r>
          </w:p>
        </w:tc>
        <w:tc>
          <w:tcPr>
            <w:tcW w:w="8046" w:type="dxa"/>
            <w:tcBorders>
              <w:top w:val="single" w:sz="4" w:space="0" w:color="auto"/>
              <w:left w:val="single" w:sz="4" w:space="0" w:color="auto"/>
              <w:bottom w:val="single" w:sz="4" w:space="0" w:color="auto"/>
              <w:right w:val="single" w:sz="4" w:space="0" w:color="auto"/>
            </w:tcBorders>
            <w:hideMark/>
          </w:tcPr>
          <w:p w14:paraId="11BE1766" w14:textId="77777777" w:rsidR="00DD1CE8" w:rsidRDefault="00DD1CE8">
            <w:pPr>
              <w:rPr>
                <w:kern w:val="2"/>
                <w:lang w:eastAsia="tr-TR"/>
                <w14:ligatures w14:val="standardContextual"/>
              </w:rPr>
            </w:pPr>
            <w:r>
              <w:rPr>
                <w:kern w:val="2"/>
                <w:lang w:eastAsia="tr-TR"/>
                <w14:ligatures w14:val="standardContextual"/>
              </w:rPr>
              <w:t>Preview Pets</w:t>
            </w:r>
          </w:p>
        </w:tc>
      </w:tr>
      <w:tr w:rsidR="00DD1CE8" w14:paraId="6119516B"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0CB1F9C5" w14:textId="77777777" w:rsidR="00DD1CE8" w:rsidRDefault="00DD1CE8">
            <w:pPr>
              <w:rPr>
                <w:b/>
                <w:bCs/>
                <w:kern w:val="2"/>
                <w:lang w:eastAsia="tr-TR"/>
                <w14:ligatures w14:val="standardContextual"/>
              </w:rPr>
            </w:pPr>
            <w:r>
              <w:rPr>
                <w:b/>
                <w:bCs/>
                <w:kern w:val="2"/>
                <w:lang w:eastAsia="tr-TR"/>
                <w14:ligatures w14:val="standardContextual"/>
              </w:rPr>
              <w:t>Actor</w:t>
            </w:r>
          </w:p>
        </w:tc>
        <w:tc>
          <w:tcPr>
            <w:tcW w:w="8046" w:type="dxa"/>
            <w:tcBorders>
              <w:top w:val="single" w:sz="4" w:space="0" w:color="auto"/>
              <w:left w:val="single" w:sz="4" w:space="0" w:color="auto"/>
              <w:bottom w:val="single" w:sz="4" w:space="0" w:color="auto"/>
              <w:right w:val="single" w:sz="4" w:space="0" w:color="auto"/>
            </w:tcBorders>
            <w:hideMark/>
          </w:tcPr>
          <w:p w14:paraId="22C7ABDF" w14:textId="77777777" w:rsidR="00DD1CE8" w:rsidRDefault="00DD1CE8">
            <w:pPr>
              <w:rPr>
                <w:kern w:val="2"/>
                <w:lang w:eastAsia="tr-TR"/>
                <w14:ligatures w14:val="standardContextual"/>
              </w:rPr>
            </w:pPr>
            <w:r>
              <w:rPr>
                <w:kern w:val="2"/>
                <w:lang w:eastAsia="tr-TR"/>
                <w14:ligatures w14:val="standardContextual"/>
              </w:rPr>
              <w:t>User</w:t>
            </w:r>
          </w:p>
        </w:tc>
      </w:tr>
      <w:tr w:rsidR="00DD1CE8" w14:paraId="16EC94E7"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235553AF" w14:textId="77777777" w:rsidR="00DD1CE8" w:rsidRDefault="00DD1CE8">
            <w:pPr>
              <w:rPr>
                <w:b/>
                <w:bCs/>
                <w:kern w:val="2"/>
                <w:lang w:eastAsia="tr-TR"/>
                <w14:ligatures w14:val="standardContextual"/>
              </w:rPr>
            </w:pPr>
            <w:r>
              <w:rPr>
                <w:b/>
                <w:bCs/>
                <w:kern w:val="2"/>
                <w:lang w:eastAsia="tr-TR"/>
                <w14:ligatures w14:val="standardContextual"/>
              </w:rPr>
              <w:t xml:space="preserve">Goal </w:t>
            </w:r>
          </w:p>
        </w:tc>
        <w:tc>
          <w:tcPr>
            <w:tcW w:w="8046" w:type="dxa"/>
            <w:tcBorders>
              <w:top w:val="single" w:sz="4" w:space="0" w:color="auto"/>
              <w:left w:val="single" w:sz="4" w:space="0" w:color="auto"/>
              <w:bottom w:val="single" w:sz="4" w:space="0" w:color="auto"/>
              <w:right w:val="single" w:sz="4" w:space="0" w:color="auto"/>
            </w:tcBorders>
            <w:hideMark/>
          </w:tcPr>
          <w:p w14:paraId="1B7823F0" w14:textId="77777777" w:rsidR="00DD1CE8" w:rsidRDefault="00DD1CE8">
            <w:pPr>
              <w:rPr>
                <w:kern w:val="2"/>
                <w:lang w:eastAsia="tr-TR"/>
                <w14:ligatures w14:val="standardContextual"/>
              </w:rPr>
            </w:pPr>
            <w:r>
              <w:rPr>
                <w:kern w:val="2"/>
                <w:lang w:eastAsia="tr-TR"/>
                <w14:ligatures w14:val="standardContextual"/>
              </w:rPr>
              <w:t xml:space="preserve">-To choose a pet for adopt </w:t>
            </w:r>
          </w:p>
          <w:p w14:paraId="6B076CFA" w14:textId="77777777" w:rsidR="00DD1CE8" w:rsidRDefault="00DD1CE8">
            <w:pPr>
              <w:rPr>
                <w:kern w:val="2"/>
                <w:lang w:eastAsia="tr-TR"/>
                <w14:ligatures w14:val="standardContextual"/>
              </w:rPr>
            </w:pPr>
            <w:r>
              <w:rPr>
                <w:kern w:val="2"/>
                <w:lang w:eastAsia="tr-TR"/>
                <w14:ligatures w14:val="standardContextual"/>
              </w:rPr>
              <w:t xml:space="preserve">- Be a volunteer </w:t>
            </w:r>
          </w:p>
        </w:tc>
      </w:tr>
      <w:tr w:rsidR="00DD1CE8" w14:paraId="2213FE77"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0D1932EB" w14:textId="77777777" w:rsidR="00DD1CE8" w:rsidRDefault="00DD1CE8">
            <w:pPr>
              <w:rPr>
                <w:b/>
                <w:bCs/>
                <w:kern w:val="2"/>
                <w:lang w:eastAsia="tr-TR"/>
                <w14:ligatures w14:val="standardContextual"/>
              </w:rPr>
            </w:pPr>
            <w:r>
              <w:rPr>
                <w:b/>
                <w:bCs/>
                <w:kern w:val="2"/>
                <w:lang w:eastAsia="tr-TR"/>
                <w14:ligatures w14:val="standardContextual"/>
              </w:rPr>
              <w:t>Preconditions</w:t>
            </w:r>
          </w:p>
        </w:tc>
        <w:tc>
          <w:tcPr>
            <w:tcW w:w="8046" w:type="dxa"/>
            <w:tcBorders>
              <w:top w:val="single" w:sz="4" w:space="0" w:color="auto"/>
              <w:left w:val="single" w:sz="4" w:space="0" w:color="auto"/>
              <w:bottom w:val="single" w:sz="4" w:space="0" w:color="auto"/>
              <w:right w:val="single" w:sz="4" w:space="0" w:color="auto"/>
            </w:tcBorders>
            <w:hideMark/>
          </w:tcPr>
          <w:p w14:paraId="1AC32269" w14:textId="77777777" w:rsidR="00DD1CE8" w:rsidRDefault="00DD1CE8">
            <w:pPr>
              <w:rPr>
                <w:kern w:val="2"/>
                <w:lang w:eastAsia="tr-TR"/>
                <w14:ligatures w14:val="standardContextual"/>
              </w:rPr>
            </w:pPr>
            <w:r>
              <w:rPr>
                <w:kern w:val="2"/>
                <w:lang w:eastAsia="tr-TR"/>
                <w14:ligatures w14:val="standardContextual"/>
              </w:rPr>
              <w:t>1-Internet</w:t>
            </w:r>
          </w:p>
          <w:p w14:paraId="4B0BE318" w14:textId="77777777" w:rsidR="00DD1CE8" w:rsidRDefault="00DD1CE8">
            <w:pPr>
              <w:rPr>
                <w:kern w:val="2"/>
                <w:lang w:eastAsia="tr-TR"/>
                <w14:ligatures w14:val="standardContextual"/>
              </w:rPr>
            </w:pPr>
            <w:r>
              <w:rPr>
                <w:kern w:val="2"/>
                <w:lang w:eastAsia="tr-TR"/>
                <w14:ligatures w14:val="standardContextual"/>
              </w:rPr>
              <w:t>2- Click on preview pets from login page without login</w:t>
            </w:r>
          </w:p>
        </w:tc>
      </w:tr>
      <w:tr w:rsidR="00DD1CE8" w14:paraId="5C10EBF7"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7415E089" w14:textId="77777777" w:rsidR="00DD1CE8" w:rsidRDefault="00DD1CE8">
            <w:pPr>
              <w:rPr>
                <w:b/>
                <w:bCs/>
                <w:kern w:val="2"/>
                <w:lang w:eastAsia="tr-TR"/>
                <w14:ligatures w14:val="standardContextual"/>
              </w:rPr>
            </w:pPr>
            <w:r>
              <w:rPr>
                <w:b/>
                <w:bCs/>
                <w:kern w:val="2"/>
                <w:lang w:eastAsia="tr-TR"/>
                <w14:ligatures w14:val="standardContextual"/>
              </w:rPr>
              <w:t>Stimulus</w:t>
            </w:r>
          </w:p>
        </w:tc>
        <w:tc>
          <w:tcPr>
            <w:tcW w:w="8046" w:type="dxa"/>
            <w:tcBorders>
              <w:top w:val="single" w:sz="4" w:space="0" w:color="auto"/>
              <w:left w:val="single" w:sz="4" w:space="0" w:color="auto"/>
              <w:bottom w:val="single" w:sz="4" w:space="0" w:color="auto"/>
              <w:right w:val="single" w:sz="4" w:space="0" w:color="auto"/>
            </w:tcBorders>
            <w:hideMark/>
          </w:tcPr>
          <w:p w14:paraId="0653E8A6" w14:textId="77777777" w:rsidR="00DD1CE8" w:rsidRDefault="00DD1CE8">
            <w:pPr>
              <w:rPr>
                <w:kern w:val="2"/>
                <w:lang w:eastAsia="tr-TR"/>
                <w14:ligatures w14:val="standardContextual"/>
              </w:rPr>
            </w:pPr>
            <w:r>
              <w:rPr>
                <w:kern w:val="2"/>
                <w:lang w:eastAsia="tr-TR"/>
                <w14:ligatures w14:val="standardContextual"/>
              </w:rPr>
              <w:t>The user get an access to the pets</w:t>
            </w:r>
          </w:p>
        </w:tc>
      </w:tr>
      <w:tr w:rsidR="00DD1CE8" w14:paraId="473AECAF"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10393D66" w14:textId="77777777" w:rsidR="00DD1CE8" w:rsidRDefault="00DD1CE8">
            <w:pPr>
              <w:rPr>
                <w:b/>
                <w:bCs/>
                <w:kern w:val="2"/>
                <w:lang w:eastAsia="tr-TR"/>
                <w14:ligatures w14:val="standardContextual"/>
              </w:rPr>
            </w:pPr>
            <w:r>
              <w:rPr>
                <w:b/>
                <w:bCs/>
                <w:kern w:val="2"/>
                <w:lang w:eastAsia="tr-TR"/>
                <w14:ligatures w14:val="standardContextual"/>
              </w:rPr>
              <w:t>Scenario</w:t>
            </w:r>
          </w:p>
        </w:tc>
        <w:tc>
          <w:tcPr>
            <w:tcW w:w="8046" w:type="dxa"/>
            <w:tcBorders>
              <w:top w:val="single" w:sz="4" w:space="0" w:color="auto"/>
              <w:left w:val="single" w:sz="4" w:space="0" w:color="auto"/>
              <w:bottom w:val="single" w:sz="4" w:space="0" w:color="auto"/>
              <w:right w:val="single" w:sz="4" w:space="0" w:color="auto"/>
            </w:tcBorders>
            <w:hideMark/>
          </w:tcPr>
          <w:p w14:paraId="7EF51D49" w14:textId="77777777" w:rsidR="00DD1CE8" w:rsidRDefault="00DD1CE8" w:rsidP="00DD1CE8">
            <w:pPr>
              <w:pStyle w:val="ListParagraph"/>
              <w:numPr>
                <w:ilvl w:val="0"/>
                <w:numId w:val="47"/>
              </w:numPr>
              <w:spacing w:after="200" w:line="360" w:lineRule="auto"/>
              <w:jc w:val="both"/>
              <w:rPr>
                <w:rFonts w:eastAsia="Times" w:cs="Times"/>
                <w:kern w:val="2"/>
                <w:lang w:eastAsia="tr-TR"/>
                <w14:ligatures w14:val="standardContextual"/>
              </w:rPr>
            </w:pPr>
            <w:r>
              <w:rPr>
                <w:rFonts w:eastAsia="Times" w:cs="Times"/>
                <w:kern w:val="2"/>
                <w:lang w:eastAsia="tr-TR"/>
                <w14:ligatures w14:val="standardContextual"/>
              </w:rPr>
              <w:t>The user click on preview pet from login page</w:t>
            </w:r>
          </w:p>
          <w:p w14:paraId="1C71724E" w14:textId="77777777" w:rsidR="00DD1CE8" w:rsidRDefault="00DD1CE8" w:rsidP="00DD1CE8">
            <w:pPr>
              <w:pStyle w:val="ListParagraph"/>
              <w:numPr>
                <w:ilvl w:val="0"/>
                <w:numId w:val="47"/>
              </w:numPr>
              <w:spacing w:after="200" w:line="360" w:lineRule="auto"/>
              <w:jc w:val="both"/>
              <w:rPr>
                <w:rFonts w:eastAsia="Times" w:cs="Times"/>
                <w:kern w:val="2"/>
                <w:sz w:val="24"/>
                <w:lang w:eastAsia="tr-TR"/>
                <w14:ligatures w14:val="standardContextual"/>
              </w:rPr>
            </w:pPr>
            <w:r>
              <w:rPr>
                <w:rFonts w:eastAsia="Times" w:cs="Times"/>
                <w:kern w:val="2"/>
                <w:lang w:eastAsia="tr-TR"/>
                <w14:ligatures w14:val="standardContextual"/>
              </w:rPr>
              <w:lastRenderedPageBreak/>
              <w:t>Choose a pet to adopt or Be a volunteer</w:t>
            </w:r>
          </w:p>
        </w:tc>
      </w:tr>
      <w:tr w:rsidR="00DD1CE8" w14:paraId="3CFFA189"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3A96C0F4" w14:textId="77777777" w:rsidR="00DD1CE8" w:rsidRDefault="00DD1CE8">
            <w:pPr>
              <w:rPr>
                <w:b/>
                <w:bCs/>
                <w:kern w:val="2"/>
                <w:lang w:eastAsia="tr-TR"/>
                <w14:ligatures w14:val="standardContextual"/>
              </w:rPr>
            </w:pPr>
            <w:r>
              <w:rPr>
                <w:b/>
                <w:bCs/>
                <w:kern w:val="2"/>
                <w:lang w:eastAsia="tr-TR"/>
                <w14:ligatures w14:val="standardContextual"/>
              </w:rPr>
              <w:lastRenderedPageBreak/>
              <w:t xml:space="preserve">Exceptions </w:t>
            </w:r>
          </w:p>
        </w:tc>
        <w:tc>
          <w:tcPr>
            <w:tcW w:w="8046" w:type="dxa"/>
            <w:tcBorders>
              <w:top w:val="single" w:sz="4" w:space="0" w:color="auto"/>
              <w:left w:val="single" w:sz="4" w:space="0" w:color="auto"/>
              <w:bottom w:val="single" w:sz="4" w:space="0" w:color="auto"/>
              <w:right w:val="single" w:sz="4" w:space="0" w:color="auto"/>
            </w:tcBorders>
            <w:hideMark/>
          </w:tcPr>
          <w:p w14:paraId="44752024"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No internet</w:t>
            </w:r>
          </w:p>
          <w:p w14:paraId="5C5ED433"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Login as an admin .</w:t>
            </w:r>
          </w:p>
        </w:tc>
      </w:tr>
    </w:tbl>
    <w:p w14:paraId="35E4EC06" w14:textId="77777777" w:rsidR="00DD1CE8" w:rsidRDefault="00DD1CE8" w:rsidP="00DD1CE8"/>
    <w:p w14:paraId="2A3F6132" w14:textId="77777777" w:rsidR="00DD1CE8" w:rsidRDefault="00DD1CE8" w:rsidP="00DD1CE8">
      <w:pPr>
        <w:pStyle w:val="TOCEntry"/>
        <w:rPr>
          <w:b w:val="0"/>
          <w:bCs/>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6525"/>
      </w:tblGrid>
      <w:tr w:rsidR="00DD1CE8" w14:paraId="19B5671C"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5C808BC9" w14:textId="77777777" w:rsidR="00DD1CE8" w:rsidRDefault="00DD1CE8">
            <w:pPr>
              <w:rPr>
                <w:b/>
                <w:bCs/>
                <w:kern w:val="2"/>
                <w:szCs w:val="20"/>
                <w:lang w:eastAsia="tr-TR"/>
                <w14:ligatures w14:val="standardContextual"/>
              </w:rPr>
            </w:pPr>
            <w:r>
              <w:rPr>
                <w:b/>
                <w:bCs/>
                <w:kern w:val="2"/>
                <w:lang w:eastAsia="tr-TR"/>
                <w14:ligatures w14:val="standardContextual"/>
              </w:rPr>
              <w:t>Use case-3</w:t>
            </w:r>
          </w:p>
        </w:tc>
        <w:tc>
          <w:tcPr>
            <w:tcW w:w="8046" w:type="dxa"/>
            <w:tcBorders>
              <w:top w:val="single" w:sz="4" w:space="0" w:color="auto"/>
              <w:left w:val="single" w:sz="4" w:space="0" w:color="auto"/>
              <w:bottom w:val="single" w:sz="4" w:space="0" w:color="auto"/>
              <w:right w:val="single" w:sz="4" w:space="0" w:color="auto"/>
            </w:tcBorders>
            <w:hideMark/>
          </w:tcPr>
          <w:p w14:paraId="4A7F88F1" w14:textId="77777777" w:rsidR="00DD1CE8" w:rsidRDefault="00DD1CE8">
            <w:pPr>
              <w:rPr>
                <w:kern w:val="2"/>
                <w:lang w:eastAsia="tr-TR"/>
                <w14:ligatures w14:val="standardContextual"/>
              </w:rPr>
            </w:pPr>
            <w:r>
              <w:rPr>
                <w:kern w:val="2"/>
                <w:lang w:eastAsia="tr-TR"/>
                <w14:ligatures w14:val="standardContextual"/>
              </w:rPr>
              <w:t>Choose a cat</w:t>
            </w:r>
          </w:p>
        </w:tc>
      </w:tr>
      <w:tr w:rsidR="00DD1CE8" w14:paraId="2C5E7D71"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5F4163AE" w14:textId="77777777" w:rsidR="00DD1CE8" w:rsidRDefault="00DD1CE8">
            <w:pPr>
              <w:rPr>
                <w:b/>
                <w:bCs/>
                <w:kern w:val="2"/>
                <w:lang w:eastAsia="tr-TR"/>
                <w14:ligatures w14:val="standardContextual"/>
              </w:rPr>
            </w:pPr>
            <w:r>
              <w:rPr>
                <w:b/>
                <w:bCs/>
                <w:kern w:val="2"/>
                <w:lang w:eastAsia="tr-TR"/>
                <w14:ligatures w14:val="standardContextual"/>
              </w:rPr>
              <w:t>Actor</w:t>
            </w:r>
          </w:p>
        </w:tc>
        <w:tc>
          <w:tcPr>
            <w:tcW w:w="8046" w:type="dxa"/>
            <w:tcBorders>
              <w:top w:val="single" w:sz="4" w:space="0" w:color="auto"/>
              <w:left w:val="single" w:sz="4" w:space="0" w:color="auto"/>
              <w:bottom w:val="single" w:sz="4" w:space="0" w:color="auto"/>
              <w:right w:val="single" w:sz="4" w:space="0" w:color="auto"/>
            </w:tcBorders>
            <w:hideMark/>
          </w:tcPr>
          <w:p w14:paraId="6A99E120" w14:textId="77777777" w:rsidR="00DD1CE8" w:rsidRDefault="00DD1CE8">
            <w:pPr>
              <w:rPr>
                <w:kern w:val="2"/>
                <w:lang w:eastAsia="tr-TR"/>
                <w14:ligatures w14:val="standardContextual"/>
              </w:rPr>
            </w:pPr>
            <w:r>
              <w:rPr>
                <w:kern w:val="2"/>
                <w:lang w:eastAsia="tr-TR"/>
                <w14:ligatures w14:val="standardContextual"/>
              </w:rPr>
              <w:t>User</w:t>
            </w:r>
          </w:p>
        </w:tc>
      </w:tr>
      <w:tr w:rsidR="00DD1CE8" w14:paraId="5057E8EB"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3FFF1258" w14:textId="77777777" w:rsidR="00DD1CE8" w:rsidRDefault="00DD1CE8">
            <w:pPr>
              <w:rPr>
                <w:b/>
                <w:bCs/>
                <w:kern w:val="2"/>
                <w:lang w:eastAsia="tr-TR"/>
                <w14:ligatures w14:val="standardContextual"/>
              </w:rPr>
            </w:pPr>
            <w:r>
              <w:rPr>
                <w:b/>
                <w:bCs/>
                <w:kern w:val="2"/>
                <w:lang w:eastAsia="tr-TR"/>
                <w14:ligatures w14:val="standardContextual"/>
              </w:rPr>
              <w:t xml:space="preserve">Goal </w:t>
            </w:r>
          </w:p>
        </w:tc>
        <w:tc>
          <w:tcPr>
            <w:tcW w:w="8046" w:type="dxa"/>
            <w:tcBorders>
              <w:top w:val="single" w:sz="4" w:space="0" w:color="auto"/>
              <w:left w:val="single" w:sz="4" w:space="0" w:color="auto"/>
              <w:bottom w:val="single" w:sz="4" w:space="0" w:color="auto"/>
              <w:right w:val="single" w:sz="4" w:space="0" w:color="auto"/>
            </w:tcBorders>
            <w:hideMark/>
          </w:tcPr>
          <w:p w14:paraId="376F9FF2" w14:textId="77777777" w:rsidR="00DD1CE8" w:rsidRDefault="00DD1CE8">
            <w:pPr>
              <w:rPr>
                <w:kern w:val="2"/>
                <w:lang w:eastAsia="tr-TR"/>
                <w14:ligatures w14:val="standardContextual"/>
              </w:rPr>
            </w:pPr>
            <w:r>
              <w:rPr>
                <w:kern w:val="2"/>
                <w:lang w:eastAsia="tr-TR"/>
                <w14:ligatures w14:val="standardContextual"/>
              </w:rPr>
              <w:t>To adopt a pet</w:t>
            </w:r>
          </w:p>
        </w:tc>
      </w:tr>
      <w:tr w:rsidR="00DD1CE8" w14:paraId="420C8D79"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578F6FB0" w14:textId="77777777" w:rsidR="00DD1CE8" w:rsidRDefault="00DD1CE8">
            <w:pPr>
              <w:rPr>
                <w:b/>
                <w:bCs/>
                <w:kern w:val="2"/>
                <w:lang w:eastAsia="tr-TR"/>
                <w14:ligatures w14:val="standardContextual"/>
              </w:rPr>
            </w:pPr>
            <w:r>
              <w:rPr>
                <w:b/>
                <w:bCs/>
                <w:kern w:val="2"/>
                <w:lang w:eastAsia="tr-TR"/>
                <w14:ligatures w14:val="standardContextual"/>
              </w:rPr>
              <w:t>Preconditions</w:t>
            </w:r>
          </w:p>
        </w:tc>
        <w:tc>
          <w:tcPr>
            <w:tcW w:w="8046" w:type="dxa"/>
            <w:tcBorders>
              <w:top w:val="single" w:sz="4" w:space="0" w:color="auto"/>
              <w:left w:val="single" w:sz="4" w:space="0" w:color="auto"/>
              <w:bottom w:val="single" w:sz="4" w:space="0" w:color="auto"/>
              <w:right w:val="single" w:sz="4" w:space="0" w:color="auto"/>
            </w:tcBorders>
            <w:hideMark/>
          </w:tcPr>
          <w:p w14:paraId="34BC977E" w14:textId="77777777" w:rsidR="00DD1CE8" w:rsidRDefault="00DD1CE8">
            <w:pPr>
              <w:rPr>
                <w:kern w:val="2"/>
                <w:lang w:eastAsia="tr-TR"/>
                <w14:ligatures w14:val="standardContextual"/>
              </w:rPr>
            </w:pPr>
            <w:r>
              <w:rPr>
                <w:kern w:val="2"/>
                <w:lang w:eastAsia="tr-TR"/>
                <w14:ligatures w14:val="standardContextual"/>
              </w:rPr>
              <w:t>-Click on the photo of the cat in the preview pets page</w:t>
            </w:r>
          </w:p>
        </w:tc>
      </w:tr>
      <w:tr w:rsidR="00DD1CE8" w14:paraId="631F9C01"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769C267B" w14:textId="77777777" w:rsidR="00DD1CE8" w:rsidRDefault="00DD1CE8">
            <w:pPr>
              <w:rPr>
                <w:b/>
                <w:bCs/>
                <w:kern w:val="2"/>
                <w:lang w:eastAsia="tr-TR"/>
                <w14:ligatures w14:val="standardContextual"/>
              </w:rPr>
            </w:pPr>
            <w:r>
              <w:rPr>
                <w:b/>
                <w:bCs/>
                <w:kern w:val="2"/>
                <w:lang w:eastAsia="tr-TR"/>
                <w14:ligatures w14:val="standardContextual"/>
              </w:rPr>
              <w:t>Stimulus</w:t>
            </w:r>
          </w:p>
        </w:tc>
        <w:tc>
          <w:tcPr>
            <w:tcW w:w="8046" w:type="dxa"/>
            <w:tcBorders>
              <w:top w:val="single" w:sz="4" w:space="0" w:color="auto"/>
              <w:left w:val="single" w:sz="4" w:space="0" w:color="auto"/>
              <w:bottom w:val="single" w:sz="4" w:space="0" w:color="auto"/>
              <w:right w:val="single" w:sz="4" w:space="0" w:color="auto"/>
            </w:tcBorders>
            <w:hideMark/>
          </w:tcPr>
          <w:p w14:paraId="5F7D407B" w14:textId="77777777" w:rsidR="00DD1CE8" w:rsidRDefault="00DD1CE8">
            <w:pPr>
              <w:rPr>
                <w:kern w:val="2"/>
                <w:lang w:eastAsia="tr-TR"/>
                <w14:ligatures w14:val="standardContextual"/>
              </w:rPr>
            </w:pPr>
            <w:r>
              <w:rPr>
                <w:kern w:val="2"/>
                <w:lang w:eastAsia="tr-TR"/>
                <w14:ligatures w14:val="standardContextual"/>
              </w:rPr>
              <w:t>The user wants to adopt a cat or just have informations</w:t>
            </w:r>
          </w:p>
        </w:tc>
      </w:tr>
      <w:tr w:rsidR="00DD1CE8" w14:paraId="5C1B6A09"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4EB0ACBA" w14:textId="77777777" w:rsidR="00DD1CE8" w:rsidRDefault="00DD1CE8">
            <w:pPr>
              <w:rPr>
                <w:b/>
                <w:bCs/>
                <w:kern w:val="2"/>
                <w:lang w:eastAsia="tr-TR"/>
                <w14:ligatures w14:val="standardContextual"/>
              </w:rPr>
            </w:pPr>
            <w:r>
              <w:rPr>
                <w:b/>
                <w:bCs/>
                <w:kern w:val="2"/>
                <w:lang w:eastAsia="tr-TR"/>
                <w14:ligatures w14:val="standardContextual"/>
              </w:rPr>
              <w:t>Scenario</w:t>
            </w:r>
          </w:p>
        </w:tc>
        <w:tc>
          <w:tcPr>
            <w:tcW w:w="8046" w:type="dxa"/>
            <w:tcBorders>
              <w:top w:val="single" w:sz="4" w:space="0" w:color="auto"/>
              <w:left w:val="single" w:sz="4" w:space="0" w:color="auto"/>
              <w:bottom w:val="single" w:sz="4" w:space="0" w:color="auto"/>
              <w:right w:val="single" w:sz="4" w:space="0" w:color="auto"/>
            </w:tcBorders>
            <w:hideMark/>
          </w:tcPr>
          <w:p w14:paraId="6ADF37A8" w14:textId="77777777" w:rsidR="00DD1CE8" w:rsidRDefault="00DD1CE8" w:rsidP="00DD1CE8">
            <w:pPr>
              <w:pStyle w:val="ListParagraph"/>
              <w:numPr>
                <w:ilvl w:val="0"/>
                <w:numId w:val="48"/>
              </w:numPr>
              <w:spacing w:after="200" w:line="360" w:lineRule="auto"/>
              <w:jc w:val="both"/>
              <w:rPr>
                <w:rFonts w:eastAsia="Times" w:cs="Times"/>
                <w:kern w:val="2"/>
                <w:lang w:eastAsia="tr-TR"/>
                <w14:ligatures w14:val="standardContextual"/>
              </w:rPr>
            </w:pPr>
            <w:r>
              <w:rPr>
                <w:rFonts w:eastAsia="Times" w:cs="Times"/>
                <w:kern w:val="2"/>
                <w:lang w:eastAsia="tr-TR"/>
                <w14:ligatures w14:val="standardContextual"/>
              </w:rPr>
              <w:t>Click on preview pets from login page</w:t>
            </w:r>
          </w:p>
          <w:p w14:paraId="10670AF1" w14:textId="77777777" w:rsidR="00DD1CE8" w:rsidRDefault="00DD1CE8" w:rsidP="00DD1CE8">
            <w:pPr>
              <w:pStyle w:val="ListParagraph"/>
              <w:numPr>
                <w:ilvl w:val="0"/>
                <w:numId w:val="48"/>
              </w:numPr>
              <w:spacing w:after="200" w:line="360" w:lineRule="auto"/>
              <w:jc w:val="both"/>
              <w:rPr>
                <w:rFonts w:eastAsia="Times" w:cs="Times"/>
                <w:kern w:val="2"/>
                <w:lang w:eastAsia="tr-TR"/>
                <w14:ligatures w14:val="standardContextual"/>
              </w:rPr>
            </w:pPr>
            <w:r>
              <w:rPr>
                <w:rFonts w:eastAsia="Times" w:cs="Times"/>
                <w:kern w:val="2"/>
                <w:lang w:eastAsia="tr-TR"/>
                <w14:ligatures w14:val="standardContextual"/>
              </w:rPr>
              <w:t>Click on the photo of a cat in the preview pets page</w:t>
            </w:r>
          </w:p>
        </w:tc>
      </w:tr>
      <w:tr w:rsidR="00DD1CE8" w14:paraId="511139B6"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22BFB4BC" w14:textId="77777777" w:rsidR="00DD1CE8" w:rsidRDefault="00DD1CE8">
            <w:pPr>
              <w:rPr>
                <w:b/>
                <w:bCs/>
                <w:kern w:val="2"/>
                <w:lang w:eastAsia="tr-TR"/>
                <w14:ligatures w14:val="standardContextual"/>
              </w:rPr>
            </w:pPr>
            <w:r>
              <w:rPr>
                <w:b/>
                <w:bCs/>
                <w:kern w:val="2"/>
                <w:lang w:eastAsia="tr-TR"/>
                <w14:ligatures w14:val="standardContextual"/>
              </w:rPr>
              <w:t xml:space="preserve">Exceptions </w:t>
            </w:r>
          </w:p>
        </w:tc>
        <w:tc>
          <w:tcPr>
            <w:tcW w:w="8046" w:type="dxa"/>
            <w:tcBorders>
              <w:top w:val="single" w:sz="4" w:space="0" w:color="auto"/>
              <w:left w:val="single" w:sz="4" w:space="0" w:color="auto"/>
              <w:bottom w:val="single" w:sz="4" w:space="0" w:color="auto"/>
              <w:right w:val="single" w:sz="4" w:space="0" w:color="auto"/>
            </w:tcBorders>
            <w:hideMark/>
          </w:tcPr>
          <w:p w14:paraId="2F85657E"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No internet</w:t>
            </w:r>
          </w:p>
          <w:p w14:paraId="2B935A68"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You logged in as an admin from login page</w:t>
            </w:r>
          </w:p>
          <w:p w14:paraId="4F001422"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 xml:space="preserve">Click on Be a volunteer in preview pets page </w:t>
            </w:r>
          </w:p>
        </w:tc>
      </w:tr>
    </w:tbl>
    <w:p w14:paraId="1CDFE166" w14:textId="77777777" w:rsidR="00DD1CE8" w:rsidRDefault="00DD1CE8" w:rsidP="00DD1CE8"/>
    <w:p w14:paraId="53D6B735" w14:textId="77777777" w:rsidR="00DD1CE8" w:rsidRDefault="00DD1CE8" w:rsidP="00DD1CE8">
      <w:pPr>
        <w:pStyle w:val="TOCEntry"/>
        <w:rPr>
          <w:b w:val="0"/>
          <w:bCs/>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6525"/>
      </w:tblGrid>
      <w:tr w:rsidR="00DD1CE8" w14:paraId="1F2B651F"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6F3F4C16" w14:textId="77777777" w:rsidR="00DD1CE8" w:rsidRDefault="00DD1CE8">
            <w:pPr>
              <w:rPr>
                <w:b/>
                <w:bCs/>
                <w:kern w:val="2"/>
                <w:szCs w:val="20"/>
                <w:lang w:eastAsia="tr-TR"/>
                <w14:ligatures w14:val="standardContextual"/>
              </w:rPr>
            </w:pPr>
            <w:r>
              <w:rPr>
                <w:b/>
                <w:bCs/>
                <w:kern w:val="2"/>
                <w:lang w:eastAsia="tr-TR"/>
                <w14:ligatures w14:val="standardContextual"/>
              </w:rPr>
              <w:t>Use case-4</w:t>
            </w:r>
          </w:p>
        </w:tc>
        <w:tc>
          <w:tcPr>
            <w:tcW w:w="7547" w:type="dxa"/>
            <w:tcBorders>
              <w:top w:val="single" w:sz="4" w:space="0" w:color="auto"/>
              <w:left w:val="single" w:sz="4" w:space="0" w:color="auto"/>
              <w:bottom w:val="single" w:sz="4" w:space="0" w:color="auto"/>
              <w:right w:val="single" w:sz="4" w:space="0" w:color="auto"/>
            </w:tcBorders>
            <w:hideMark/>
          </w:tcPr>
          <w:p w14:paraId="6A56CE0B" w14:textId="77777777" w:rsidR="00DD1CE8" w:rsidRDefault="00DD1CE8">
            <w:pPr>
              <w:rPr>
                <w:kern w:val="2"/>
                <w:lang w:eastAsia="tr-TR"/>
                <w14:ligatures w14:val="standardContextual"/>
              </w:rPr>
            </w:pPr>
            <w:r>
              <w:rPr>
                <w:kern w:val="2"/>
                <w:lang w:eastAsia="tr-TR"/>
                <w14:ligatures w14:val="standardContextual"/>
              </w:rPr>
              <w:t>Choose a dog</w:t>
            </w:r>
          </w:p>
        </w:tc>
      </w:tr>
      <w:tr w:rsidR="00DD1CE8" w14:paraId="35470225"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5ED32A08" w14:textId="77777777" w:rsidR="00DD1CE8" w:rsidRDefault="00DD1CE8">
            <w:pPr>
              <w:rPr>
                <w:b/>
                <w:bCs/>
                <w:kern w:val="2"/>
                <w:lang w:eastAsia="tr-TR"/>
                <w14:ligatures w14:val="standardContextual"/>
              </w:rPr>
            </w:pPr>
            <w:r>
              <w:rPr>
                <w:b/>
                <w:bCs/>
                <w:kern w:val="2"/>
                <w:lang w:eastAsia="tr-TR"/>
                <w14:ligatures w14:val="standardContextual"/>
              </w:rPr>
              <w:t>Actor</w:t>
            </w:r>
          </w:p>
        </w:tc>
        <w:tc>
          <w:tcPr>
            <w:tcW w:w="7547" w:type="dxa"/>
            <w:tcBorders>
              <w:top w:val="single" w:sz="4" w:space="0" w:color="auto"/>
              <w:left w:val="single" w:sz="4" w:space="0" w:color="auto"/>
              <w:bottom w:val="single" w:sz="4" w:space="0" w:color="auto"/>
              <w:right w:val="single" w:sz="4" w:space="0" w:color="auto"/>
            </w:tcBorders>
            <w:hideMark/>
          </w:tcPr>
          <w:p w14:paraId="66005197" w14:textId="77777777" w:rsidR="00DD1CE8" w:rsidRDefault="00DD1CE8">
            <w:pPr>
              <w:rPr>
                <w:kern w:val="2"/>
                <w:lang w:eastAsia="tr-TR"/>
                <w14:ligatures w14:val="standardContextual"/>
              </w:rPr>
            </w:pPr>
            <w:r>
              <w:rPr>
                <w:kern w:val="2"/>
                <w:lang w:eastAsia="tr-TR"/>
                <w14:ligatures w14:val="standardContextual"/>
              </w:rPr>
              <w:t>User</w:t>
            </w:r>
          </w:p>
        </w:tc>
      </w:tr>
      <w:tr w:rsidR="00DD1CE8" w14:paraId="218369A8"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002A1BB0" w14:textId="77777777" w:rsidR="00DD1CE8" w:rsidRDefault="00DD1CE8">
            <w:pPr>
              <w:rPr>
                <w:b/>
                <w:bCs/>
                <w:kern w:val="2"/>
                <w:lang w:eastAsia="tr-TR"/>
                <w14:ligatures w14:val="standardContextual"/>
              </w:rPr>
            </w:pPr>
            <w:r>
              <w:rPr>
                <w:b/>
                <w:bCs/>
                <w:kern w:val="2"/>
                <w:lang w:eastAsia="tr-TR"/>
                <w14:ligatures w14:val="standardContextual"/>
              </w:rPr>
              <w:t xml:space="preserve">Goal </w:t>
            </w:r>
          </w:p>
        </w:tc>
        <w:tc>
          <w:tcPr>
            <w:tcW w:w="7547" w:type="dxa"/>
            <w:tcBorders>
              <w:top w:val="single" w:sz="4" w:space="0" w:color="auto"/>
              <w:left w:val="single" w:sz="4" w:space="0" w:color="auto"/>
              <w:bottom w:val="single" w:sz="4" w:space="0" w:color="auto"/>
              <w:right w:val="single" w:sz="4" w:space="0" w:color="auto"/>
            </w:tcBorders>
            <w:hideMark/>
          </w:tcPr>
          <w:p w14:paraId="6A74E509" w14:textId="77777777" w:rsidR="00DD1CE8" w:rsidRDefault="00DD1CE8">
            <w:pPr>
              <w:rPr>
                <w:kern w:val="2"/>
                <w:lang w:eastAsia="tr-TR"/>
                <w14:ligatures w14:val="standardContextual"/>
              </w:rPr>
            </w:pPr>
            <w:r>
              <w:rPr>
                <w:kern w:val="2"/>
                <w:lang w:eastAsia="tr-TR"/>
                <w14:ligatures w14:val="standardContextual"/>
              </w:rPr>
              <w:t>To adopt a pet</w:t>
            </w:r>
          </w:p>
        </w:tc>
      </w:tr>
      <w:tr w:rsidR="00DD1CE8" w14:paraId="1FE6AA29"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49791CA9" w14:textId="77777777" w:rsidR="00DD1CE8" w:rsidRDefault="00DD1CE8">
            <w:pPr>
              <w:rPr>
                <w:b/>
                <w:bCs/>
                <w:kern w:val="2"/>
                <w:lang w:eastAsia="tr-TR"/>
                <w14:ligatures w14:val="standardContextual"/>
              </w:rPr>
            </w:pPr>
            <w:r>
              <w:rPr>
                <w:b/>
                <w:bCs/>
                <w:kern w:val="2"/>
                <w:lang w:eastAsia="tr-TR"/>
                <w14:ligatures w14:val="standardContextual"/>
              </w:rPr>
              <w:t>Preconditions</w:t>
            </w:r>
          </w:p>
        </w:tc>
        <w:tc>
          <w:tcPr>
            <w:tcW w:w="7547" w:type="dxa"/>
            <w:tcBorders>
              <w:top w:val="single" w:sz="4" w:space="0" w:color="auto"/>
              <w:left w:val="single" w:sz="4" w:space="0" w:color="auto"/>
              <w:bottom w:val="single" w:sz="4" w:space="0" w:color="auto"/>
              <w:right w:val="single" w:sz="4" w:space="0" w:color="auto"/>
            </w:tcBorders>
            <w:hideMark/>
          </w:tcPr>
          <w:p w14:paraId="464D55F0" w14:textId="77777777" w:rsidR="00DD1CE8" w:rsidRDefault="00DD1CE8">
            <w:pPr>
              <w:rPr>
                <w:kern w:val="2"/>
                <w:lang w:eastAsia="tr-TR"/>
                <w14:ligatures w14:val="standardContextual"/>
              </w:rPr>
            </w:pPr>
            <w:r>
              <w:rPr>
                <w:kern w:val="2"/>
                <w:lang w:eastAsia="tr-TR"/>
                <w14:ligatures w14:val="standardContextual"/>
              </w:rPr>
              <w:t>Click on the photo of the dog in the preview pets page</w:t>
            </w:r>
          </w:p>
        </w:tc>
      </w:tr>
      <w:tr w:rsidR="00DD1CE8" w14:paraId="663C4872"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6F1AB5CB" w14:textId="77777777" w:rsidR="00DD1CE8" w:rsidRDefault="00DD1CE8">
            <w:pPr>
              <w:rPr>
                <w:b/>
                <w:bCs/>
                <w:kern w:val="2"/>
                <w:lang w:eastAsia="tr-TR"/>
                <w14:ligatures w14:val="standardContextual"/>
              </w:rPr>
            </w:pPr>
            <w:r>
              <w:rPr>
                <w:b/>
                <w:bCs/>
                <w:kern w:val="2"/>
                <w:lang w:eastAsia="tr-TR"/>
                <w14:ligatures w14:val="standardContextual"/>
              </w:rPr>
              <w:t>Stimulus</w:t>
            </w:r>
          </w:p>
        </w:tc>
        <w:tc>
          <w:tcPr>
            <w:tcW w:w="7547" w:type="dxa"/>
            <w:tcBorders>
              <w:top w:val="single" w:sz="4" w:space="0" w:color="auto"/>
              <w:left w:val="single" w:sz="4" w:space="0" w:color="auto"/>
              <w:bottom w:val="single" w:sz="4" w:space="0" w:color="auto"/>
              <w:right w:val="single" w:sz="4" w:space="0" w:color="auto"/>
            </w:tcBorders>
            <w:hideMark/>
          </w:tcPr>
          <w:p w14:paraId="6EBD10D9" w14:textId="77777777" w:rsidR="00DD1CE8" w:rsidRDefault="00DD1CE8">
            <w:pPr>
              <w:rPr>
                <w:kern w:val="2"/>
                <w:lang w:eastAsia="tr-TR"/>
                <w14:ligatures w14:val="standardContextual"/>
              </w:rPr>
            </w:pPr>
            <w:r>
              <w:rPr>
                <w:kern w:val="2"/>
                <w:lang w:eastAsia="tr-TR"/>
                <w14:ligatures w14:val="standardContextual"/>
              </w:rPr>
              <w:t>The user wants to adopt a dog or just have informations</w:t>
            </w:r>
          </w:p>
        </w:tc>
      </w:tr>
      <w:tr w:rsidR="00DD1CE8" w14:paraId="052B5443"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31B421BF" w14:textId="77777777" w:rsidR="00DD1CE8" w:rsidRDefault="00DD1CE8">
            <w:pPr>
              <w:rPr>
                <w:b/>
                <w:bCs/>
                <w:kern w:val="2"/>
                <w:lang w:eastAsia="tr-TR"/>
                <w14:ligatures w14:val="standardContextual"/>
              </w:rPr>
            </w:pPr>
            <w:r>
              <w:rPr>
                <w:b/>
                <w:bCs/>
                <w:kern w:val="2"/>
                <w:lang w:eastAsia="tr-TR"/>
                <w14:ligatures w14:val="standardContextual"/>
              </w:rPr>
              <w:t>Scenario</w:t>
            </w:r>
          </w:p>
        </w:tc>
        <w:tc>
          <w:tcPr>
            <w:tcW w:w="7547" w:type="dxa"/>
            <w:tcBorders>
              <w:top w:val="single" w:sz="4" w:space="0" w:color="auto"/>
              <w:left w:val="single" w:sz="4" w:space="0" w:color="auto"/>
              <w:bottom w:val="single" w:sz="4" w:space="0" w:color="auto"/>
              <w:right w:val="single" w:sz="4" w:space="0" w:color="auto"/>
            </w:tcBorders>
            <w:hideMark/>
          </w:tcPr>
          <w:p w14:paraId="667F582D" w14:textId="77777777" w:rsidR="00DD1CE8" w:rsidRDefault="00DD1CE8" w:rsidP="00DD1CE8">
            <w:pPr>
              <w:pStyle w:val="ListParagraph"/>
              <w:numPr>
                <w:ilvl w:val="0"/>
                <w:numId w:val="49"/>
              </w:numPr>
              <w:spacing w:after="200" w:line="360" w:lineRule="auto"/>
              <w:jc w:val="both"/>
              <w:rPr>
                <w:rFonts w:eastAsia="Times" w:cs="Times"/>
                <w:kern w:val="2"/>
                <w:lang w:eastAsia="tr-TR"/>
                <w14:ligatures w14:val="standardContextual"/>
              </w:rPr>
            </w:pPr>
            <w:r>
              <w:rPr>
                <w:rFonts w:eastAsia="Times" w:cs="Times"/>
                <w:kern w:val="2"/>
                <w:lang w:eastAsia="tr-TR"/>
                <w14:ligatures w14:val="standardContextual"/>
              </w:rPr>
              <w:t>Click on preview pets from login page</w:t>
            </w:r>
          </w:p>
          <w:p w14:paraId="3E66B49A" w14:textId="77777777" w:rsidR="00DD1CE8" w:rsidRDefault="00DD1CE8" w:rsidP="00DD1CE8">
            <w:pPr>
              <w:pStyle w:val="ListParagraph"/>
              <w:numPr>
                <w:ilvl w:val="0"/>
                <w:numId w:val="49"/>
              </w:numPr>
              <w:spacing w:after="200" w:line="360" w:lineRule="auto"/>
              <w:jc w:val="both"/>
              <w:rPr>
                <w:rFonts w:eastAsia="Times" w:cs="Times"/>
                <w:kern w:val="2"/>
                <w:lang w:eastAsia="tr-TR"/>
                <w14:ligatures w14:val="standardContextual"/>
              </w:rPr>
            </w:pPr>
            <w:r>
              <w:rPr>
                <w:rFonts w:eastAsia="Times" w:cs="Times"/>
                <w:kern w:val="2"/>
                <w:lang w:eastAsia="tr-TR"/>
                <w14:ligatures w14:val="standardContextual"/>
              </w:rPr>
              <w:t>Click on the photo of a dog in the preview pets page</w:t>
            </w:r>
          </w:p>
        </w:tc>
      </w:tr>
      <w:tr w:rsidR="00DD1CE8" w14:paraId="6B52E7FF"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6A4C396C" w14:textId="77777777" w:rsidR="00DD1CE8" w:rsidRDefault="00DD1CE8">
            <w:pPr>
              <w:rPr>
                <w:b/>
                <w:bCs/>
                <w:kern w:val="2"/>
                <w:lang w:eastAsia="tr-TR"/>
                <w14:ligatures w14:val="standardContextual"/>
              </w:rPr>
            </w:pPr>
            <w:r>
              <w:rPr>
                <w:b/>
                <w:bCs/>
                <w:kern w:val="2"/>
                <w:lang w:eastAsia="tr-TR"/>
                <w14:ligatures w14:val="standardContextual"/>
              </w:rPr>
              <w:lastRenderedPageBreak/>
              <w:t xml:space="preserve">Exceptions </w:t>
            </w:r>
          </w:p>
        </w:tc>
        <w:tc>
          <w:tcPr>
            <w:tcW w:w="7547" w:type="dxa"/>
            <w:tcBorders>
              <w:top w:val="single" w:sz="4" w:space="0" w:color="auto"/>
              <w:left w:val="single" w:sz="4" w:space="0" w:color="auto"/>
              <w:bottom w:val="single" w:sz="4" w:space="0" w:color="auto"/>
              <w:right w:val="single" w:sz="4" w:space="0" w:color="auto"/>
            </w:tcBorders>
            <w:hideMark/>
          </w:tcPr>
          <w:p w14:paraId="0943CF16"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No internet</w:t>
            </w:r>
          </w:p>
          <w:p w14:paraId="096C3339"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You logged in as an admin from login page</w:t>
            </w:r>
          </w:p>
          <w:p w14:paraId="16F5B5FA"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Click on Be a volunteer in preview pets page</w:t>
            </w:r>
          </w:p>
        </w:tc>
      </w:tr>
    </w:tbl>
    <w:p w14:paraId="669B19F8" w14:textId="77777777" w:rsidR="00DD1CE8" w:rsidRDefault="00DD1CE8" w:rsidP="00DD1CE8">
      <w:pPr>
        <w:pStyle w:val="TOCEntry"/>
        <w:rPr>
          <w:b w:val="0"/>
          <w:bCs/>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9"/>
        <w:gridCol w:w="6527"/>
      </w:tblGrid>
      <w:tr w:rsidR="00DD1CE8" w14:paraId="0419CB4B" w14:textId="77777777" w:rsidTr="00DD1CE8">
        <w:tc>
          <w:tcPr>
            <w:tcW w:w="1802" w:type="dxa"/>
            <w:tcBorders>
              <w:top w:val="single" w:sz="4" w:space="0" w:color="auto"/>
              <w:left w:val="single" w:sz="4" w:space="0" w:color="auto"/>
              <w:bottom w:val="single" w:sz="4" w:space="0" w:color="auto"/>
              <w:right w:val="single" w:sz="4" w:space="0" w:color="auto"/>
            </w:tcBorders>
            <w:hideMark/>
          </w:tcPr>
          <w:p w14:paraId="67403481" w14:textId="77777777" w:rsidR="00DD1CE8" w:rsidRDefault="00DD1CE8">
            <w:pPr>
              <w:rPr>
                <w:b/>
                <w:bCs/>
                <w:kern w:val="2"/>
                <w:szCs w:val="20"/>
                <w:lang w:eastAsia="tr-TR"/>
                <w14:ligatures w14:val="standardContextual"/>
              </w:rPr>
            </w:pPr>
            <w:r>
              <w:rPr>
                <w:b/>
                <w:bCs/>
                <w:kern w:val="2"/>
                <w:lang w:eastAsia="tr-TR"/>
                <w14:ligatures w14:val="standardContextual"/>
              </w:rPr>
              <w:t>Use case-5</w:t>
            </w:r>
          </w:p>
        </w:tc>
        <w:tc>
          <w:tcPr>
            <w:tcW w:w="7548" w:type="dxa"/>
            <w:tcBorders>
              <w:top w:val="single" w:sz="4" w:space="0" w:color="auto"/>
              <w:left w:val="single" w:sz="4" w:space="0" w:color="auto"/>
              <w:bottom w:val="single" w:sz="4" w:space="0" w:color="auto"/>
              <w:right w:val="single" w:sz="4" w:space="0" w:color="auto"/>
            </w:tcBorders>
            <w:hideMark/>
          </w:tcPr>
          <w:p w14:paraId="252B2AE8" w14:textId="77777777" w:rsidR="00DD1CE8" w:rsidRDefault="00DD1CE8">
            <w:pPr>
              <w:rPr>
                <w:kern w:val="2"/>
                <w:lang w:eastAsia="tr-TR"/>
                <w14:ligatures w14:val="standardContextual"/>
              </w:rPr>
            </w:pPr>
            <w:r>
              <w:rPr>
                <w:kern w:val="2"/>
                <w:lang w:eastAsia="tr-TR"/>
                <w14:ligatures w14:val="standardContextual"/>
              </w:rPr>
              <w:t>Live tracking</w:t>
            </w:r>
          </w:p>
        </w:tc>
      </w:tr>
      <w:tr w:rsidR="00DD1CE8" w14:paraId="3A74BBEA" w14:textId="77777777" w:rsidTr="00DD1CE8">
        <w:tc>
          <w:tcPr>
            <w:tcW w:w="1802" w:type="dxa"/>
            <w:tcBorders>
              <w:top w:val="single" w:sz="4" w:space="0" w:color="auto"/>
              <w:left w:val="single" w:sz="4" w:space="0" w:color="auto"/>
              <w:bottom w:val="single" w:sz="4" w:space="0" w:color="auto"/>
              <w:right w:val="single" w:sz="4" w:space="0" w:color="auto"/>
            </w:tcBorders>
            <w:hideMark/>
          </w:tcPr>
          <w:p w14:paraId="6C98BAE2" w14:textId="77777777" w:rsidR="00DD1CE8" w:rsidRDefault="00DD1CE8">
            <w:pPr>
              <w:rPr>
                <w:b/>
                <w:bCs/>
                <w:kern w:val="2"/>
                <w:lang w:eastAsia="tr-TR"/>
                <w14:ligatures w14:val="standardContextual"/>
              </w:rPr>
            </w:pPr>
            <w:r>
              <w:rPr>
                <w:b/>
                <w:bCs/>
                <w:kern w:val="2"/>
                <w:lang w:eastAsia="tr-TR"/>
                <w14:ligatures w14:val="standardContextual"/>
              </w:rPr>
              <w:t>Actor</w:t>
            </w:r>
          </w:p>
        </w:tc>
        <w:tc>
          <w:tcPr>
            <w:tcW w:w="7548" w:type="dxa"/>
            <w:tcBorders>
              <w:top w:val="single" w:sz="4" w:space="0" w:color="auto"/>
              <w:left w:val="single" w:sz="4" w:space="0" w:color="auto"/>
              <w:bottom w:val="single" w:sz="4" w:space="0" w:color="auto"/>
              <w:right w:val="single" w:sz="4" w:space="0" w:color="auto"/>
            </w:tcBorders>
            <w:hideMark/>
          </w:tcPr>
          <w:p w14:paraId="3A466A9C" w14:textId="77777777" w:rsidR="00DD1CE8" w:rsidRDefault="00DD1CE8">
            <w:pPr>
              <w:rPr>
                <w:kern w:val="2"/>
                <w:lang w:eastAsia="tr-TR"/>
                <w14:ligatures w14:val="standardContextual"/>
              </w:rPr>
            </w:pPr>
            <w:r>
              <w:rPr>
                <w:kern w:val="2"/>
                <w:lang w:eastAsia="tr-TR"/>
                <w14:ligatures w14:val="standardContextual"/>
              </w:rPr>
              <w:t xml:space="preserve">user </w:t>
            </w:r>
          </w:p>
        </w:tc>
      </w:tr>
      <w:tr w:rsidR="00DD1CE8" w14:paraId="1751C08A" w14:textId="77777777" w:rsidTr="00DD1CE8">
        <w:tc>
          <w:tcPr>
            <w:tcW w:w="1802" w:type="dxa"/>
            <w:tcBorders>
              <w:top w:val="single" w:sz="4" w:space="0" w:color="auto"/>
              <w:left w:val="single" w:sz="4" w:space="0" w:color="auto"/>
              <w:bottom w:val="single" w:sz="4" w:space="0" w:color="auto"/>
              <w:right w:val="single" w:sz="4" w:space="0" w:color="auto"/>
            </w:tcBorders>
            <w:hideMark/>
          </w:tcPr>
          <w:p w14:paraId="2B59C04C" w14:textId="77777777" w:rsidR="00DD1CE8" w:rsidRDefault="00DD1CE8">
            <w:pPr>
              <w:rPr>
                <w:b/>
                <w:bCs/>
                <w:kern w:val="2"/>
                <w:lang w:eastAsia="tr-TR"/>
                <w14:ligatures w14:val="standardContextual"/>
              </w:rPr>
            </w:pPr>
            <w:r>
              <w:rPr>
                <w:b/>
                <w:bCs/>
                <w:kern w:val="2"/>
                <w:lang w:eastAsia="tr-TR"/>
                <w14:ligatures w14:val="standardContextual"/>
              </w:rPr>
              <w:t xml:space="preserve">Goal </w:t>
            </w:r>
          </w:p>
        </w:tc>
        <w:tc>
          <w:tcPr>
            <w:tcW w:w="7548" w:type="dxa"/>
            <w:tcBorders>
              <w:top w:val="single" w:sz="4" w:space="0" w:color="auto"/>
              <w:left w:val="single" w:sz="4" w:space="0" w:color="auto"/>
              <w:bottom w:val="single" w:sz="4" w:space="0" w:color="auto"/>
              <w:right w:val="single" w:sz="4" w:space="0" w:color="auto"/>
            </w:tcBorders>
            <w:hideMark/>
          </w:tcPr>
          <w:p w14:paraId="2D32F79B" w14:textId="77777777" w:rsidR="00DD1CE8" w:rsidRDefault="00DD1CE8">
            <w:pPr>
              <w:rPr>
                <w:kern w:val="2"/>
                <w:lang w:val="fr-FR" w:eastAsia="tr-TR" w:bidi="ar-DZ"/>
                <w14:ligatures w14:val="standardContextual"/>
              </w:rPr>
            </w:pPr>
            <w:r>
              <w:rPr>
                <w:kern w:val="2"/>
                <w:lang w:val="fr-FR" w:eastAsia="tr-TR" w:bidi="ar-DZ"/>
                <w14:ligatures w14:val="standardContextual"/>
              </w:rPr>
              <w:t>Locating the pet</w:t>
            </w:r>
          </w:p>
        </w:tc>
      </w:tr>
      <w:tr w:rsidR="00DD1CE8" w14:paraId="35CCDFCE" w14:textId="77777777" w:rsidTr="00DD1CE8">
        <w:tc>
          <w:tcPr>
            <w:tcW w:w="1802" w:type="dxa"/>
            <w:tcBorders>
              <w:top w:val="single" w:sz="4" w:space="0" w:color="auto"/>
              <w:left w:val="single" w:sz="4" w:space="0" w:color="auto"/>
              <w:bottom w:val="single" w:sz="4" w:space="0" w:color="auto"/>
              <w:right w:val="single" w:sz="4" w:space="0" w:color="auto"/>
            </w:tcBorders>
            <w:hideMark/>
          </w:tcPr>
          <w:p w14:paraId="36542FB2" w14:textId="77777777" w:rsidR="00DD1CE8" w:rsidRDefault="00DD1CE8">
            <w:pPr>
              <w:rPr>
                <w:b/>
                <w:bCs/>
                <w:kern w:val="2"/>
                <w:lang w:eastAsia="tr-TR"/>
                <w14:ligatures w14:val="standardContextual"/>
              </w:rPr>
            </w:pPr>
            <w:r>
              <w:rPr>
                <w:b/>
                <w:bCs/>
                <w:kern w:val="2"/>
                <w:lang w:eastAsia="tr-TR"/>
                <w14:ligatures w14:val="standardContextual"/>
              </w:rPr>
              <w:t>Preconditions</w:t>
            </w:r>
          </w:p>
        </w:tc>
        <w:tc>
          <w:tcPr>
            <w:tcW w:w="7548" w:type="dxa"/>
            <w:tcBorders>
              <w:top w:val="single" w:sz="4" w:space="0" w:color="auto"/>
              <w:left w:val="single" w:sz="4" w:space="0" w:color="auto"/>
              <w:bottom w:val="single" w:sz="4" w:space="0" w:color="auto"/>
              <w:right w:val="single" w:sz="4" w:space="0" w:color="auto"/>
            </w:tcBorders>
            <w:hideMark/>
          </w:tcPr>
          <w:p w14:paraId="56B69708" w14:textId="77777777" w:rsidR="00DD1CE8" w:rsidRDefault="00DD1CE8">
            <w:pPr>
              <w:rPr>
                <w:kern w:val="2"/>
                <w:lang w:eastAsia="tr-TR"/>
                <w14:ligatures w14:val="standardContextual"/>
              </w:rPr>
            </w:pPr>
            <w:r>
              <w:rPr>
                <w:kern w:val="2"/>
                <w:lang w:eastAsia="tr-TR"/>
                <w14:ligatures w14:val="standardContextual"/>
              </w:rPr>
              <w:t>-Click on Live tracking from login page</w:t>
            </w:r>
          </w:p>
        </w:tc>
      </w:tr>
      <w:tr w:rsidR="00DD1CE8" w14:paraId="110EC4D7" w14:textId="77777777" w:rsidTr="00DD1CE8">
        <w:tc>
          <w:tcPr>
            <w:tcW w:w="1802" w:type="dxa"/>
            <w:tcBorders>
              <w:top w:val="single" w:sz="4" w:space="0" w:color="auto"/>
              <w:left w:val="single" w:sz="4" w:space="0" w:color="auto"/>
              <w:bottom w:val="single" w:sz="4" w:space="0" w:color="auto"/>
              <w:right w:val="single" w:sz="4" w:space="0" w:color="auto"/>
            </w:tcBorders>
            <w:hideMark/>
          </w:tcPr>
          <w:p w14:paraId="0FB2A9C5" w14:textId="77777777" w:rsidR="00DD1CE8" w:rsidRDefault="00DD1CE8">
            <w:pPr>
              <w:rPr>
                <w:b/>
                <w:bCs/>
                <w:kern w:val="2"/>
                <w:lang w:eastAsia="tr-TR"/>
                <w14:ligatures w14:val="standardContextual"/>
              </w:rPr>
            </w:pPr>
            <w:r>
              <w:rPr>
                <w:b/>
                <w:bCs/>
                <w:kern w:val="2"/>
                <w:lang w:eastAsia="tr-TR"/>
                <w14:ligatures w14:val="standardContextual"/>
              </w:rPr>
              <w:t>Stimulus</w:t>
            </w:r>
          </w:p>
        </w:tc>
        <w:tc>
          <w:tcPr>
            <w:tcW w:w="7548" w:type="dxa"/>
            <w:tcBorders>
              <w:top w:val="single" w:sz="4" w:space="0" w:color="auto"/>
              <w:left w:val="single" w:sz="4" w:space="0" w:color="auto"/>
              <w:bottom w:val="single" w:sz="4" w:space="0" w:color="auto"/>
              <w:right w:val="single" w:sz="4" w:space="0" w:color="auto"/>
            </w:tcBorders>
            <w:hideMark/>
          </w:tcPr>
          <w:p w14:paraId="5427AC6D" w14:textId="77777777" w:rsidR="00DD1CE8" w:rsidRDefault="00DD1CE8">
            <w:pPr>
              <w:rPr>
                <w:kern w:val="2"/>
                <w:lang w:eastAsia="tr-TR"/>
                <w14:ligatures w14:val="standardContextual"/>
              </w:rPr>
            </w:pPr>
            <w:r>
              <w:rPr>
                <w:kern w:val="2"/>
                <w:lang w:eastAsia="tr-TR"/>
                <w14:ligatures w14:val="standardContextual"/>
              </w:rPr>
              <w:t>The user wants to check if the pet is near to him</w:t>
            </w:r>
          </w:p>
        </w:tc>
      </w:tr>
      <w:tr w:rsidR="00DD1CE8" w14:paraId="0CC44987" w14:textId="77777777" w:rsidTr="00DD1CE8">
        <w:tc>
          <w:tcPr>
            <w:tcW w:w="1802" w:type="dxa"/>
            <w:tcBorders>
              <w:top w:val="single" w:sz="4" w:space="0" w:color="auto"/>
              <w:left w:val="single" w:sz="4" w:space="0" w:color="auto"/>
              <w:bottom w:val="single" w:sz="4" w:space="0" w:color="auto"/>
              <w:right w:val="single" w:sz="4" w:space="0" w:color="auto"/>
            </w:tcBorders>
            <w:hideMark/>
          </w:tcPr>
          <w:p w14:paraId="7EA22D84" w14:textId="77777777" w:rsidR="00DD1CE8" w:rsidRDefault="00DD1CE8">
            <w:pPr>
              <w:rPr>
                <w:b/>
                <w:bCs/>
                <w:kern w:val="2"/>
                <w:lang w:eastAsia="tr-TR"/>
                <w14:ligatures w14:val="standardContextual"/>
              </w:rPr>
            </w:pPr>
            <w:r>
              <w:rPr>
                <w:b/>
                <w:bCs/>
                <w:kern w:val="2"/>
                <w:lang w:eastAsia="tr-TR"/>
                <w14:ligatures w14:val="standardContextual"/>
              </w:rPr>
              <w:t>Scenario</w:t>
            </w:r>
          </w:p>
        </w:tc>
        <w:tc>
          <w:tcPr>
            <w:tcW w:w="7548" w:type="dxa"/>
            <w:tcBorders>
              <w:top w:val="single" w:sz="4" w:space="0" w:color="auto"/>
              <w:left w:val="single" w:sz="4" w:space="0" w:color="auto"/>
              <w:bottom w:val="single" w:sz="4" w:space="0" w:color="auto"/>
              <w:right w:val="single" w:sz="4" w:space="0" w:color="auto"/>
            </w:tcBorders>
            <w:hideMark/>
          </w:tcPr>
          <w:p w14:paraId="2EB910BF" w14:textId="77777777" w:rsidR="00DD1CE8" w:rsidRDefault="00DD1CE8" w:rsidP="00DD1CE8">
            <w:pPr>
              <w:pStyle w:val="ListParagraph"/>
              <w:numPr>
                <w:ilvl w:val="0"/>
                <w:numId w:val="50"/>
              </w:numPr>
              <w:spacing w:after="200" w:line="360" w:lineRule="auto"/>
              <w:jc w:val="both"/>
              <w:rPr>
                <w:rFonts w:eastAsia="Times" w:cs="Times"/>
                <w:kern w:val="2"/>
                <w:lang w:eastAsia="tr-TR"/>
                <w14:ligatures w14:val="standardContextual"/>
              </w:rPr>
            </w:pPr>
            <w:r>
              <w:rPr>
                <w:rFonts w:eastAsia="Times" w:cs="Times"/>
                <w:kern w:val="2"/>
                <w:lang w:eastAsia="tr-TR"/>
                <w14:ligatures w14:val="standardContextual"/>
              </w:rPr>
              <w:t>Click on Live tracking from login page</w:t>
            </w:r>
          </w:p>
        </w:tc>
      </w:tr>
      <w:tr w:rsidR="00DD1CE8" w14:paraId="54CDCA86" w14:textId="77777777" w:rsidTr="00DD1CE8">
        <w:tc>
          <w:tcPr>
            <w:tcW w:w="1802" w:type="dxa"/>
            <w:tcBorders>
              <w:top w:val="single" w:sz="4" w:space="0" w:color="auto"/>
              <w:left w:val="single" w:sz="4" w:space="0" w:color="auto"/>
              <w:bottom w:val="single" w:sz="4" w:space="0" w:color="auto"/>
              <w:right w:val="single" w:sz="4" w:space="0" w:color="auto"/>
            </w:tcBorders>
            <w:hideMark/>
          </w:tcPr>
          <w:p w14:paraId="61458739" w14:textId="77777777" w:rsidR="00DD1CE8" w:rsidRDefault="00DD1CE8">
            <w:pPr>
              <w:rPr>
                <w:b/>
                <w:bCs/>
                <w:kern w:val="2"/>
                <w:lang w:eastAsia="tr-TR"/>
                <w14:ligatures w14:val="standardContextual"/>
              </w:rPr>
            </w:pPr>
            <w:r>
              <w:rPr>
                <w:b/>
                <w:bCs/>
                <w:kern w:val="2"/>
                <w:lang w:eastAsia="tr-TR"/>
                <w14:ligatures w14:val="standardContextual"/>
              </w:rPr>
              <w:t xml:space="preserve">Exceptions </w:t>
            </w:r>
          </w:p>
        </w:tc>
        <w:tc>
          <w:tcPr>
            <w:tcW w:w="7548" w:type="dxa"/>
            <w:tcBorders>
              <w:top w:val="single" w:sz="4" w:space="0" w:color="auto"/>
              <w:left w:val="single" w:sz="4" w:space="0" w:color="auto"/>
              <w:bottom w:val="single" w:sz="4" w:space="0" w:color="auto"/>
              <w:right w:val="single" w:sz="4" w:space="0" w:color="auto"/>
            </w:tcBorders>
            <w:hideMark/>
          </w:tcPr>
          <w:p w14:paraId="436184FA" w14:textId="77777777" w:rsidR="00DD1CE8" w:rsidRDefault="00DD1CE8">
            <w:pPr>
              <w:pStyle w:val="ListParagraph"/>
              <w:rPr>
                <w:kern w:val="2"/>
                <w:lang w:eastAsia="tr-TR"/>
                <w14:ligatures w14:val="standardContextual"/>
              </w:rPr>
            </w:pPr>
            <w:r>
              <w:rPr>
                <w:kern w:val="2"/>
                <w:lang w:eastAsia="tr-TR"/>
                <w14:ligatures w14:val="standardContextual"/>
              </w:rPr>
              <w:t>- No internet</w:t>
            </w:r>
          </w:p>
          <w:p w14:paraId="0F373A8C" w14:textId="77777777" w:rsidR="00DD1CE8" w:rsidRDefault="00DD1CE8">
            <w:pPr>
              <w:pStyle w:val="ListParagraph"/>
              <w:rPr>
                <w:kern w:val="2"/>
                <w:lang w:eastAsia="tr-TR"/>
                <w14:ligatures w14:val="standardContextual"/>
              </w:rPr>
            </w:pPr>
            <w:r>
              <w:rPr>
                <w:kern w:val="2"/>
                <w:lang w:eastAsia="tr-TR"/>
                <w14:ligatures w14:val="standardContextual"/>
              </w:rPr>
              <w:t xml:space="preserve">- The device doesnt have access to the GPS </w:t>
            </w:r>
          </w:p>
        </w:tc>
      </w:tr>
    </w:tbl>
    <w:p w14:paraId="75DF6353" w14:textId="77777777" w:rsidR="00DD1CE8" w:rsidRDefault="00DD1CE8" w:rsidP="00DD1CE8">
      <w:pPr>
        <w:pStyle w:val="TOCEntry"/>
        <w:rPr>
          <w:b w:val="0"/>
          <w:bCs/>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6525"/>
      </w:tblGrid>
      <w:tr w:rsidR="00DD1CE8" w14:paraId="6FE638F6"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15F24F88" w14:textId="77777777" w:rsidR="00DD1CE8" w:rsidRDefault="00DD1CE8">
            <w:pPr>
              <w:rPr>
                <w:b/>
                <w:bCs/>
                <w:kern w:val="2"/>
                <w:szCs w:val="20"/>
                <w:lang w:eastAsia="tr-TR"/>
                <w14:ligatures w14:val="standardContextual"/>
              </w:rPr>
            </w:pPr>
            <w:r>
              <w:rPr>
                <w:b/>
                <w:bCs/>
                <w:kern w:val="2"/>
                <w:lang w:eastAsia="tr-TR"/>
                <w14:ligatures w14:val="standardContextual"/>
              </w:rPr>
              <w:t>Use case-6</w:t>
            </w:r>
          </w:p>
        </w:tc>
        <w:tc>
          <w:tcPr>
            <w:tcW w:w="8046" w:type="dxa"/>
            <w:tcBorders>
              <w:top w:val="single" w:sz="4" w:space="0" w:color="auto"/>
              <w:left w:val="single" w:sz="4" w:space="0" w:color="auto"/>
              <w:bottom w:val="single" w:sz="4" w:space="0" w:color="auto"/>
              <w:right w:val="single" w:sz="4" w:space="0" w:color="auto"/>
            </w:tcBorders>
            <w:hideMark/>
          </w:tcPr>
          <w:p w14:paraId="0BE1C8EF" w14:textId="77777777" w:rsidR="00DD1CE8" w:rsidRDefault="00DD1CE8">
            <w:pPr>
              <w:rPr>
                <w:kern w:val="2"/>
                <w:lang w:eastAsia="tr-TR"/>
                <w14:ligatures w14:val="standardContextual"/>
              </w:rPr>
            </w:pPr>
            <w:r>
              <w:rPr>
                <w:kern w:val="2"/>
                <w:lang w:eastAsia="tr-TR"/>
                <w14:ligatures w14:val="standardContextual"/>
              </w:rPr>
              <w:t>Sign in page</w:t>
            </w:r>
          </w:p>
        </w:tc>
      </w:tr>
      <w:tr w:rsidR="00DD1CE8" w14:paraId="25231352"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6E2421C9" w14:textId="77777777" w:rsidR="00DD1CE8" w:rsidRDefault="00DD1CE8">
            <w:pPr>
              <w:rPr>
                <w:b/>
                <w:bCs/>
                <w:kern w:val="2"/>
                <w:lang w:eastAsia="tr-TR"/>
                <w14:ligatures w14:val="standardContextual"/>
              </w:rPr>
            </w:pPr>
            <w:r>
              <w:rPr>
                <w:b/>
                <w:bCs/>
                <w:kern w:val="2"/>
                <w:lang w:eastAsia="tr-TR"/>
                <w14:ligatures w14:val="standardContextual"/>
              </w:rPr>
              <w:t>Actor</w:t>
            </w:r>
          </w:p>
        </w:tc>
        <w:tc>
          <w:tcPr>
            <w:tcW w:w="8046" w:type="dxa"/>
            <w:tcBorders>
              <w:top w:val="single" w:sz="4" w:space="0" w:color="auto"/>
              <w:left w:val="single" w:sz="4" w:space="0" w:color="auto"/>
              <w:bottom w:val="single" w:sz="4" w:space="0" w:color="auto"/>
              <w:right w:val="single" w:sz="4" w:space="0" w:color="auto"/>
            </w:tcBorders>
            <w:hideMark/>
          </w:tcPr>
          <w:p w14:paraId="7B3115ED" w14:textId="77777777" w:rsidR="00DD1CE8" w:rsidRDefault="00DD1CE8">
            <w:pPr>
              <w:rPr>
                <w:kern w:val="2"/>
                <w:lang w:eastAsia="tr-TR"/>
                <w14:ligatures w14:val="standardContextual"/>
              </w:rPr>
            </w:pPr>
            <w:r>
              <w:rPr>
                <w:kern w:val="2"/>
                <w:lang w:eastAsia="tr-TR"/>
                <w14:ligatures w14:val="standardContextual"/>
              </w:rPr>
              <w:t>User</w:t>
            </w:r>
          </w:p>
        </w:tc>
      </w:tr>
      <w:tr w:rsidR="00DD1CE8" w14:paraId="36335755"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4DA8EBC2" w14:textId="77777777" w:rsidR="00DD1CE8" w:rsidRDefault="00DD1CE8">
            <w:pPr>
              <w:rPr>
                <w:b/>
                <w:bCs/>
                <w:kern w:val="2"/>
                <w:lang w:eastAsia="tr-TR"/>
                <w14:ligatures w14:val="standardContextual"/>
              </w:rPr>
            </w:pPr>
            <w:r>
              <w:rPr>
                <w:b/>
                <w:bCs/>
                <w:kern w:val="2"/>
                <w:lang w:eastAsia="tr-TR"/>
                <w14:ligatures w14:val="standardContextual"/>
              </w:rPr>
              <w:t xml:space="preserve">Goal </w:t>
            </w:r>
          </w:p>
        </w:tc>
        <w:tc>
          <w:tcPr>
            <w:tcW w:w="8046" w:type="dxa"/>
            <w:tcBorders>
              <w:top w:val="single" w:sz="4" w:space="0" w:color="auto"/>
              <w:left w:val="single" w:sz="4" w:space="0" w:color="auto"/>
              <w:bottom w:val="single" w:sz="4" w:space="0" w:color="auto"/>
              <w:right w:val="single" w:sz="4" w:space="0" w:color="auto"/>
            </w:tcBorders>
            <w:hideMark/>
          </w:tcPr>
          <w:p w14:paraId="64694971" w14:textId="77777777" w:rsidR="00DD1CE8" w:rsidRDefault="00DD1CE8">
            <w:pPr>
              <w:rPr>
                <w:kern w:val="2"/>
                <w:lang w:eastAsia="tr-TR"/>
                <w14:ligatures w14:val="standardContextual"/>
              </w:rPr>
            </w:pPr>
            <w:r>
              <w:rPr>
                <w:kern w:val="2"/>
                <w:lang w:eastAsia="tr-TR"/>
                <w14:ligatures w14:val="standardContextual"/>
              </w:rPr>
              <w:t>To adopt the pet</w:t>
            </w:r>
          </w:p>
        </w:tc>
      </w:tr>
      <w:tr w:rsidR="00DD1CE8" w14:paraId="7C835A99"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6AAA2534" w14:textId="77777777" w:rsidR="00DD1CE8" w:rsidRDefault="00DD1CE8">
            <w:pPr>
              <w:rPr>
                <w:b/>
                <w:bCs/>
                <w:kern w:val="2"/>
                <w:lang w:eastAsia="tr-TR"/>
                <w14:ligatures w14:val="standardContextual"/>
              </w:rPr>
            </w:pPr>
            <w:r>
              <w:rPr>
                <w:b/>
                <w:bCs/>
                <w:kern w:val="2"/>
                <w:lang w:eastAsia="tr-TR"/>
                <w14:ligatures w14:val="standardContextual"/>
              </w:rPr>
              <w:t>Preconditions</w:t>
            </w:r>
          </w:p>
        </w:tc>
        <w:tc>
          <w:tcPr>
            <w:tcW w:w="8046" w:type="dxa"/>
            <w:tcBorders>
              <w:top w:val="single" w:sz="4" w:space="0" w:color="auto"/>
              <w:left w:val="single" w:sz="4" w:space="0" w:color="auto"/>
              <w:bottom w:val="single" w:sz="4" w:space="0" w:color="auto"/>
              <w:right w:val="single" w:sz="4" w:space="0" w:color="auto"/>
            </w:tcBorders>
            <w:hideMark/>
          </w:tcPr>
          <w:p w14:paraId="1C62271E" w14:textId="77777777" w:rsidR="00DD1CE8" w:rsidRDefault="00DD1CE8">
            <w:pPr>
              <w:rPr>
                <w:kern w:val="2"/>
                <w:lang w:eastAsia="tr-TR"/>
                <w14:ligatures w14:val="standardContextual"/>
              </w:rPr>
            </w:pPr>
            <w:r>
              <w:rPr>
                <w:kern w:val="2"/>
                <w:lang w:eastAsia="tr-TR"/>
                <w14:ligatures w14:val="standardContextual"/>
              </w:rPr>
              <w:t xml:space="preserve">-Click on the column of the pet that the user choose </w:t>
            </w:r>
          </w:p>
        </w:tc>
      </w:tr>
      <w:tr w:rsidR="00DD1CE8" w14:paraId="61CC56D7"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5637A255" w14:textId="77777777" w:rsidR="00DD1CE8" w:rsidRDefault="00DD1CE8">
            <w:pPr>
              <w:rPr>
                <w:b/>
                <w:bCs/>
                <w:kern w:val="2"/>
                <w:lang w:eastAsia="tr-TR"/>
                <w14:ligatures w14:val="standardContextual"/>
              </w:rPr>
            </w:pPr>
            <w:r>
              <w:rPr>
                <w:b/>
                <w:bCs/>
                <w:kern w:val="2"/>
                <w:lang w:eastAsia="tr-TR"/>
                <w14:ligatures w14:val="standardContextual"/>
              </w:rPr>
              <w:t>Stimulus</w:t>
            </w:r>
          </w:p>
        </w:tc>
        <w:tc>
          <w:tcPr>
            <w:tcW w:w="8046" w:type="dxa"/>
            <w:tcBorders>
              <w:top w:val="single" w:sz="4" w:space="0" w:color="auto"/>
              <w:left w:val="single" w:sz="4" w:space="0" w:color="auto"/>
              <w:bottom w:val="single" w:sz="4" w:space="0" w:color="auto"/>
              <w:right w:val="single" w:sz="4" w:space="0" w:color="auto"/>
            </w:tcBorders>
            <w:hideMark/>
          </w:tcPr>
          <w:p w14:paraId="2F5B6F5F" w14:textId="77777777" w:rsidR="00DD1CE8" w:rsidRDefault="00DD1CE8">
            <w:pPr>
              <w:rPr>
                <w:kern w:val="2"/>
                <w:lang w:eastAsia="tr-TR"/>
                <w14:ligatures w14:val="standardContextual"/>
              </w:rPr>
            </w:pPr>
            <w:r>
              <w:rPr>
                <w:kern w:val="2"/>
                <w:lang w:eastAsia="tr-TR"/>
                <w14:ligatures w14:val="standardContextual"/>
              </w:rPr>
              <w:t>The user wants to adopt after checking the pet and its live location</w:t>
            </w:r>
          </w:p>
        </w:tc>
      </w:tr>
      <w:tr w:rsidR="00DD1CE8" w14:paraId="2FA5BECD"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772C734F" w14:textId="77777777" w:rsidR="00DD1CE8" w:rsidRDefault="00DD1CE8">
            <w:pPr>
              <w:rPr>
                <w:b/>
                <w:bCs/>
                <w:kern w:val="2"/>
                <w:lang w:eastAsia="tr-TR"/>
                <w14:ligatures w14:val="standardContextual"/>
              </w:rPr>
            </w:pPr>
            <w:r>
              <w:rPr>
                <w:b/>
                <w:bCs/>
                <w:kern w:val="2"/>
                <w:lang w:eastAsia="tr-TR"/>
                <w14:ligatures w14:val="standardContextual"/>
              </w:rPr>
              <w:t>Scenario</w:t>
            </w:r>
          </w:p>
        </w:tc>
        <w:tc>
          <w:tcPr>
            <w:tcW w:w="8046" w:type="dxa"/>
            <w:tcBorders>
              <w:top w:val="single" w:sz="4" w:space="0" w:color="auto"/>
              <w:left w:val="single" w:sz="4" w:space="0" w:color="auto"/>
              <w:bottom w:val="single" w:sz="4" w:space="0" w:color="auto"/>
              <w:right w:val="single" w:sz="4" w:space="0" w:color="auto"/>
            </w:tcBorders>
            <w:hideMark/>
          </w:tcPr>
          <w:p w14:paraId="7F508B8A" w14:textId="77777777" w:rsidR="00DD1CE8" w:rsidRDefault="00DD1CE8">
            <w:pPr>
              <w:rPr>
                <w:rFonts w:eastAsia="Times" w:cs="Times"/>
                <w:kern w:val="2"/>
                <w:lang w:eastAsia="tr-TR"/>
                <w14:ligatures w14:val="standardContextual"/>
              </w:rPr>
            </w:pPr>
            <w:r>
              <w:rPr>
                <w:rFonts w:eastAsia="Times" w:cs="Times"/>
                <w:kern w:val="2"/>
                <w:lang w:eastAsia="tr-TR"/>
                <w14:ligatures w14:val="standardContextual"/>
              </w:rPr>
              <w:t>1-Click on preview pets from login page</w:t>
            </w:r>
          </w:p>
          <w:p w14:paraId="5006386D" w14:textId="77777777" w:rsidR="00DD1CE8" w:rsidRDefault="00DD1CE8">
            <w:pPr>
              <w:rPr>
                <w:rFonts w:eastAsia="Times" w:cs="Times"/>
                <w:kern w:val="2"/>
                <w:lang w:eastAsia="tr-TR"/>
                <w14:ligatures w14:val="standardContextual"/>
              </w:rPr>
            </w:pPr>
            <w:r>
              <w:rPr>
                <w:rFonts w:eastAsia="Times" w:cs="Times"/>
                <w:kern w:val="2"/>
                <w:lang w:eastAsia="tr-TR"/>
                <w14:ligatures w14:val="standardContextual"/>
              </w:rPr>
              <w:t>2-Choose the pet ( dog or cats )</w:t>
            </w:r>
          </w:p>
          <w:p w14:paraId="19AF7ADA" w14:textId="77777777" w:rsidR="00DD1CE8" w:rsidRDefault="00DD1CE8">
            <w:pPr>
              <w:rPr>
                <w:rFonts w:eastAsia="Times" w:cs="Times"/>
                <w:kern w:val="2"/>
                <w:lang w:eastAsia="tr-TR"/>
                <w14:ligatures w14:val="standardContextual"/>
              </w:rPr>
            </w:pPr>
            <w:r>
              <w:rPr>
                <w:rFonts w:eastAsia="Times" w:cs="Times"/>
                <w:kern w:val="2"/>
                <w:lang w:eastAsia="tr-TR"/>
                <w14:ligatures w14:val="standardContextual"/>
              </w:rPr>
              <w:t>3-Check the pets information</w:t>
            </w:r>
          </w:p>
          <w:p w14:paraId="7C08BB15" w14:textId="77777777" w:rsidR="00DD1CE8" w:rsidRDefault="00DD1CE8">
            <w:pPr>
              <w:rPr>
                <w:rFonts w:eastAsia="Times" w:cs="Times"/>
                <w:kern w:val="2"/>
                <w:lang w:eastAsia="tr-TR"/>
                <w14:ligatures w14:val="standardContextual"/>
              </w:rPr>
            </w:pPr>
            <w:r>
              <w:rPr>
                <w:rFonts w:eastAsia="Times" w:cs="Times"/>
                <w:kern w:val="2"/>
                <w:lang w:eastAsia="tr-TR"/>
                <w14:ligatures w14:val="standardContextual"/>
              </w:rPr>
              <w:t>4-Check the live location</w:t>
            </w:r>
          </w:p>
          <w:p w14:paraId="75FE162D" w14:textId="77777777" w:rsidR="00DD1CE8" w:rsidRDefault="00DD1CE8">
            <w:pPr>
              <w:rPr>
                <w:rFonts w:eastAsia="Times" w:cs="Times"/>
                <w:kern w:val="2"/>
                <w:lang w:eastAsia="tr-TR"/>
                <w14:ligatures w14:val="standardContextual"/>
              </w:rPr>
            </w:pPr>
            <w:r>
              <w:rPr>
                <w:rFonts w:eastAsia="Times" w:cs="Times"/>
                <w:kern w:val="2"/>
                <w:lang w:eastAsia="tr-TR"/>
                <w14:ligatures w14:val="standardContextual"/>
              </w:rPr>
              <w:t>5-Click on the column of the pet that u want to adopt</w:t>
            </w:r>
          </w:p>
        </w:tc>
      </w:tr>
      <w:tr w:rsidR="00DD1CE8" w14:paraId="27B89DF9"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04957B18" w14:textId="77777777" w:rsidR="00DD1CE8" w:rsidRDefault="00DD1CE8">
            <w:pPr>
              <w:rPr>
                <w:b/>
                <w:bCs/>
                <w:kern w:val="2"/>
                <w:lang w:eastAsia="tr-TR"/>
                <w14:ligatures w14:val="standardContextual"/>
              </w:rPr>
            </w:pPr>
            <w:r>
              <w:rPr>
                <w:b/>
                <w:bCs/>
                <w:kern w:val="2"/>
                <w:lang w:eastAsia="tr-TR"/>
                <w14:ligatures w14:val="standardContextual"/>
              </w:rPr>
              <w:lastRenderedPageBreak/>
              <w:t xml:space="preserve">Exceptions </w:t>
            </w:r>
          </w:p>
        </w:tc>
        <w:tc>
          <w:tcPr>
            <w:tcW w:w="8046" w:type="dxa"/>
            <w:tcBorders>
              <w:top w:val="single" w:sz="4" w:space="0" w:color="auto"/>
              <w:left w:val="single" w:sz="4" w:space="0" w:color="auto"/>
              <w:bottom w:val="single" w:sz="4" w:space="0" w:color="auto"/>
              <w:right w:val="single" w:sz="4" w:space="0" w:color="auto"/>
            </w:tcBorders>
            <w:hideMark/>
          </w:tcPr>
          <w:p w14:paraId="759FF92B"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No internet</w:t>
            </w:r>
          </w:p>
          <w:p w14:paraId="1526E255"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 xml:space="preserve"> Logged as an Admin</w:t>
            </w:r>
          </w:p>
          <w:p w14:paraId="0FC58629"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Clicked on Be a volunteer in preview pets page</w:t>
            </w:r>
          </w:p>
        </w:tc>
      </w:tr>
    </w:tbl>
    <w:p w14:paraId="70913371" w14:textId="77777777" w:rsidR="00DD1CE8" w:rsidRDefault="00DD1CE8" w:rsidP="00DD1CE8">
      <w:pPr>
        <w:rPr>
          <w:lang w:val="en-US"/>
        </w:rPr>
      </w:pPr>
    </w:p>
    <w:p w14:paraId="0D6F7C07" w14:textId="77777777" w:rsidR="00DD1CE8" w:rsidRDefault="00DD1CE8" w:rsidP="00DD1CE8">
      <w:pPr>
        <w:pStyle w:val="TOCEntry"/>
        <w:rPr>
          <w:b w:val="0"/>
          <w:bCs/>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6525"/>
      </w:tblGrid>
      <w:tr w:rsidR="00DD1CE8" w14:paraId="2F44727C"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08F5C355" w14:textId="77777777" w:rsidR="00DD1CE8" w:rsidRDefault="00DD1CE8">
            <w:pPr>
              <w:rPr>
                <w:b/>
                <w:bCs/>
                <w:kern w:val="2"/>
                <w:szCs w:val="20"/>
                <w:lang w:eastAsia="tr-TR"/>
                <w14:ligatures w14:val="standardContextual"/>
              </w:rPr>
            </w:pPr>
            <w:r>
              <w:rPr>
                <w:b/>
                <w:bCs/>
                <w:kern w:val="2"/>
                <w:lang w:eastAsia="tr-TR"/>
                <w14:ligatures w14:val="standardContextual"/>
              </w:rPr>
              <w:t>Use case-7</w:t>
            </w:r>
          </w:p>
        </w:tc>
        <w:tc>
          <w:tcPr>
            <w:tcW w:w="7547" w:type="dxa"/>
            <w:tcBorders>
              <w:top w:val="single" w:sz="4" w:space="0" w:color="auto"/>
              <w:left w:val="single" w:sz="4" w:space="0" w:color="auto"/>
              <w:bottom w:val="single" w:sz="4" w:space="0" w:color="auto"/>
              <w:right w:val="single" w:sz="4" w:space="0" w:color="auto"/>
            </w:tcBorders>
            <w:hideMark/>
          </w:tcPr>
          <w:p w14:paraId="57533C7D" w14:textId="77777777" w:rsidR="00DD1CE8" w:rsidRDefault="00DD1CE8">
            <w:pPr>
              <w:rPr>
                <w:kern w:val="2"/>
                <w:lang w:eastAsia="tr-TR"/>
                <w14:ligatures w14:val="standardContextual"/>
              </w:rPr>
            </w:pPr>
            <w:r>
              <w:rPr>
                <w:kern w:val="2"/>
                <w:lang w:eastAsia="tr-TR"/>
                <w14:ligatures w14:val="standardContextual"/>
              </w:rPr>
              <w:t>Choose a cat</w:t>
            </w:r>
          </w:p>
        </w:tc>
      </w:tr>
      <w:tr w:rsidR="00DD1CE8" w14:paraId="4CCD3090"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6FE8C82D" w14:textId="77777777" w:rsidR="00DD1CE8" w:rsidRDefault="00DD1CE8">
            <w:pPr>
              <w:rPr>
                <w:b/>
                <w:bCs/>
                <w:kern w:val="2"/>
                <w:lang w:eastAsia="tr-TR"/>
                <w14:ligatures w14:val="standardContextual"/>
              </w:rPr>
            </w:pPr>
            <w:r>
              <w:rPr>
                <w:b/>
                <w:bCs/>
                <w:kern w:val="2"/>
                <w:lang w:eastAsia="tr-TR"/>
                <w14:ligatures w14:val="standardContextual"/>
              </w:rPr>
              <w:t>Actor</w:t>
            </w:r>
          </w:p>
        </w:tc>
        <w:tc>
          <w:tcPr>
            <w:tcW w:w="7547" w:type="dxa"/>
            <w:tcBorders>
              <w:top w:val="single" w:sz="4" w:space="0" w:color="auto"/>
              <w:left w:val="single" w:sz="4" w:space="0" w:color="auto"/>
              <w:bottom w:val="single" w:sz="4" w:space="0" w:color="auto"/>
              <w:right w:val="single" w:sz="4" w:space="0" w:color="auto"/>
            </w:tcBorders>
            <w:hideMark/>
          </w:tcPr>
          <w:p w14:paraId="50544AFA" w14:textId="77777777" w:rsidR="00DD1CE8" w:rsidRDefault="00DD1CE8">
            <w:pPr>
              <w:rPr>
                <w:kern w:val="2"/>
                <w:lang w:eastAsia="tr-TR"/>
                <w14:ligatures w14:val="standardContextual"/>
              </w:rPr>
            </w:pPr>
            <w:r>
              <w:rPr>
                <w:kern w:val="2"/>
                <w:lang w:eastAsia="tr-TR"/>
                <w14:ligatures w14:val="standardContextual"/>
              </w:rPr>
              <w:t>User</w:t>
            </w:r>
          </w:p>
        </w:tc>
      </w:tr>
      <w:tr w:rsidR="00DD1CE8" w14:paraId="76B57B4C"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76CCD2AF" w14:textId="77777777" w:rsidR="00DD1CE8" w:rsidRDefault="00DD1CE8">
            <w:pPr>
              <w:rPr>
                <w:b/>
                <w:bCs/>
                <w:kern w:val="2"/>
                <w:lang w:eastAsia="tr-TR"/>
                <w14:ligatures w14:val="standardContextual"/>
              </w:rPr>
            </w:pPr>
            <w:r>
              <w:rPr>
                <w:b/>
                <w:bCs/>
                <w:kern w:val="2"/>
                <w:lang w:eastAsia="tr-TR"/>
                <w14:ligatures w14:val="standardContextual"/>
              </w:rPr>
              <w:t xml:space="preserve">Goal </w:t>
            </w:r>
          </w:p>
        </w:tc>
        <w:tc>
          <w:tcPr>
            <w:tcW w:w="7547" w:type="dxa"/>
            <w:tcBorders>
              <w:top w:val="single" w:sz="4" w:space="0" w:color="auto"/>
              <w:left w:val="single" w:sz="4" w:space="0" w:color="auto"/>
              <w:bottom w:val="single" w:sz="4" w:space="0" w:color="auto"/>
              <w:right w:val="single" w:sz="4" w:space="0" w:color="auto"/>
            </w:tcBorders>
            <w:hideMark/>
          </w:tcPr>
          <w:p w14:paraId="2ABB83A1" w14:textId="77777777" w:rsidR="00DD1CE8" w:rsidRDefault="00DD1CE8">
            <w:pPr>
              <w:rPr>
                <w:kern w:val="2"/>
                <w:lang w:eastAsia="tr-TR"/>
                <w14:ligatures w14:val="standardContextual"/>
              </w:rPr>
            </w:pPr>
            <w:r>
              <w:rPr>
                <w:kern w:val="2"/>
                <w:lang w:eastAsia="tr-TR"/>
                <w14:ligatures w14:val="standardContextual"/>
              </w:rPr>
              <w:t>To adopt a pet</w:t>
            </w:r>
          </w:p>
        </w:tc>
      </w:tr>
      <w:tr w:rsidR="00DD1CE8" w14:paraId="6FDA96A0"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2B47FB36" w14:textId="77777777" w:rsidR="00DD1CE8" w:rsidRDefault="00DD1CE8">
            <w:pPr>
              <w:rPr>
                <w:b/>
                <w:bCs/>
                <w:kern w:val="2"/>
                <w:lang w:eastAsia="tr-TR"/>
                <w14:ligatures w14:val="standardContextual"/>
              </w:rPr>
            </w:pPr>
            <w:r>
              <w:rPr>
                <w:b/>
                <w:bCs/>
                <w:kern w:val="2"/>
                <w:lang w:eastAsia="tr-TR"/>
                <w14:ligatures w14:val="standardContextual"/>
              </w:rPr>
              <w:t>Preconditions</w:t>
            </w:r>
          </w:p>
        </w:tc>
        <w:tc>
          <w:tcPr>
            <w:tcW w:w="7547" w:type="dxa"/>
            <w:tcBorders>
              <w:top w:val="single" w:sz="4" w:space="0" w:color="auto"/>
              <w:left w:val="single" w:sz="4" w:space="0" w:color="auto"/>
              <w:bottom w:val="single" w:sz="4" w:space="0" w:color="auto"/>
              <w:right w:val="single" w:sz="4" w:space="0" w:color="auto"/>
            </w:tcBorders>
            <w:hideMark/>
          </w:tcPr>
          <w:p w14:paraId="037D0FFA" w14:textId="77777777" w:rsidR="00DD1CE8" w:rsidRDefault="00DD1CE8">
            <w:pPr>
              <w:rPr>
                <w:kern w:val="2"/>
                <w:lang w:eastAsia="tr-TR"/>
                <w14:ligatures w14:val="standardContextual"/>
              </w:rPr>
            </w:pPr>
            <w:r>
              <w:rPr>
                <w:kern w:val="2"/>
                <w:lang w:eastAsia="tr-TR"/>
                <w14:ligatures w14:val="standardContextual"/>
              </w:rPr>
              <w:t>-Click on the photo of the cat in the preview pets page</w:t>
            </w:r>
          </w:p>
        </w:tc>
      </w:tr>
      <w:tr w:rsidR="00DD1CE8" w14:paraId="6074ABE8"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2FD169CB" w14:textId="77777777" w:rsidR="00DD1CE8" w:rsidRDefault="00DD1CE8">
            <w:pPr>
              <w:rPr>
                <w:b/>
                <w:bCs/>
                <w:kern w:val="2"/>
                <w:lang w:eastAsia="tr-TR"/>
                <w14:ligatures w14:val="standardContextual"/>
              </w:rPr>
            </w:pPr>
            <w:r>
              <w:rPr>
                <w:b/>
                <w:bCs/>
                <w:kern w:val="2"/>
                <w:lang w:eastAsia="tr-TR"/>
                <w14:ligatures w14:val="standardContextual"/>
              </w:rPr>
              <w:t>Stimulus</w:t>
            </w:r>
          </w:p>
        </w:tc>
        <w:tc>
          <w:tcPr>
            <w:tcW w:w="7547" w:type="dxa"/>
            <w:tcBorders>
              <w:top w:val="single" w:sz="4" w:space="0" w:color="auto"/>
              <w:left w:val="single" w:sz="4" w:space="0" w:color="auto"/>
              <w:bottom w:val="single" w:sz="4" w:space="0" w:color="auto"/>
              <w:right w:val="single" w:sz="4" w:space="0" w:color="auto"/>
            </w:tcBorders>
            <w:hideMark/>
          </w:tcPr>
          <w:p w14:paraId="0FD4595B" w14:textId="77777777" w:rsidR="00DD1CE8" w:rsidRDefault="00DD1CE8">
            <w:pPr>
              <w:rPr>
                <w:kern w:val="2"/>
                <w:lang w:eastAsia="tr-TR"/>
                <w14:ligatures w14:val="standardContextual"/>
              </w:rPr>
            </w:pPr>
            <w:r>
              <w:rPr>
                <w:kern w:val="2"/>
                <w:lang w:eastAsia="tr-TR"/>
                <w14:ligatures w14:val="standardContextual"/>
              </w:rPr>
              <w:t>The user wants to adopt a cat or just have informations</w:t>
            </w:r>
          </w:p>
        </w:tc>
      </w:tr>
      <w:tr w:rsidR="00DD1CE8" w14:paraId="7F626D21"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76F3D7CB" w14:textId="77777777" w:rsidR="00DD1CE8" w:rsidRDefault="00DD1CE8">
            <w:pPr>
              <w:rPr>
                <w:b/>
                <w:bCs/>
                <w:kern w:val="2"/>
                <w:lang w:eastAsia="tr-TR"/>
                <w14:ligatures w14:val="standardContextual"/>
              </w:rPr>
            </w:pPr>
            <w:r>
              <w:rPr>
                <w:b/>
                <w:bCs/>
                <w:kern w:val="2"/>
                <w:lang w:eastAsia="tr-TR"/>
                <w14:ligatures w14:val="standardContextual"/>
              </w:rPr>
              <w:t>Scenario</w:t>
            </w:r>
          </w:p>
        </w:tc>
        <w:tc>
          <w:tcPr>
            <w:tcW w:w="7547" w:type="dxa"/>
            <w:tcBorders>
              <w:top w:val="single" w:sz="4" w:space="0" w:color="auto"/>
              <w:left w:val="single" w:sz="4" w:space="0" w:color="auto"/>
              <w:bottom w:val="single" w:sz="4" w:space="0" w:color="auto"/>
              <w:right w:val="single" w:sz="4" w:space="0" w:color="auto"/>
            </w:tcBorders>
            <w:hideMark/>
          </w:tcPr>
          <w:p w14:paraId="03AA71E6" w14:textId="77777777" w:rsidR="00DD1CE8" w:rsidRDefault="00DD1CE8" w:rsidP="00DD1CE8">
            <w:pPr>
              <w:pStyle w:val="ListParagraph"/>
              <w:numPr>
                <w:ilvl w:val="0"/>
                <w:numId w:val="48"/>
              </w:numPr>
              <w:spacing w:after="200" w:line="360" w:lineRule="auto"/>
              <w:jc w:val="both"/>
              <w:rPr>
                <w:rFonts w:eastAsia="Times" w:cs="Times"/>
                <w:kern w:val="2"/>
                <w:lang w:eastAsia="tr-TR"/>
                <w14:ligatures w14:val="standardContextual"/>
              </w:rPr>
            </w:pPr>
            <w:r>
              <w:rPr>
                <w:rFonts w:eastAsia="Times" w:cs="Times"/>
                <w:kern w:val="2"/>
                <w:lang w:eastAsia="tr-TR"/>
                <w14:ligatures w14:val="standardContextual"/>
              </w:rPr>
              <w:t>Click on preview pets from login page</w:t>
            </w:r>
          </w:p>
          <w:p w14:paraId="3CE02E71" w14:textId="77777777" w:rsidR="00DD1CE8" w:rsidRDefault="00DD1CE8" w:rsidP="00DD1CE8">
            <w:pPr>
              <w:pStyle w:val="ListParagraph"/>
              <w:numPr>
                <w:ilvl w:val="0"/>
                <w:numId w:val="48"/>
              </w:numPr>
              <w:spacing w:after="200" w:line="360" w:lineRule="auto"/>
              <w:jc w:val="both"/>
              <w:rPr>
                <w:rFonts w:eastAsia="Times" w:cs="Times"/>
                <w:kern w:val="2"/>
                <w:lang w:eastAsia="tr-TR"/>
                <w14:ligatures w14:val="standardContextual"/>
              </w:rPr>
            </w:pPr>
            <w:r>
              <w:rPr>
                <w:rFonts w:eastAsia="Times" w:cs="Times"/>
                <w:kern w:val="2"/>
                <w:lang w:eastAsia="tr-TR"/>
                <w14:ligatures w14:val="standardContextual"/>
              </w:rPr>
              <w:t>Click on the photo of a cat in the preview pets page</w:t>
            </w:r>
          </w:p>
        </w:tc>
      </w:tr>
      <w:tr w:rsidR="00DD1CE8" w14:paraId="2E99A75A"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7E018126" w14:textId="77777777" w:rsidR="00DD1CE8" w:rsidRDefault="00DD1CE8">
            <w:pPr>
              <w:rPr>
                <w:b/>
                <w:bCs/>
                <w:kern w:val="2"/>
                <w:lang w:eastAsia="tr-TR"/>
                <w14:ligatures w14:val="standardContextual"/>
              </w:rPr>
            </w:pPr>
            <w:r>
              <w:rPr>
                <w:b/>
                <w:bCs/>
                <w:kern w:val="2"/>
                <w:lang w:eastAsia="tr-TR"/>
                <w14:ligatures w14:val="standardContextual"/>
              </w:rPr>
              <w:t xml:space="preserve">Exceptions </w:t>
            </w:r>
          </w:p>
        </w:tc>
        <w:tc>
          <w:tcPr>
            <w:tcW w:w="7547" w:type="dxa"/>
            <w:tcBorders>
              <w:top w:val="single" w:sz="4" w:space="0" w:color="auto"/>
              <w:left w:val="single" w:sz="4" w:space="0" w:color="auto"/>
              <w:bottom w:val="single" w:sz="4" w:space="0" w:color="auto"/>
              <w:right w:val="single" w:sz="4" w:space="0" w:color="auto"/>
            </w:tcBorders>
            <w:hideMark/>
          </w:tcPr>
          <w:p w14:paraId="1AC479E1"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No internet</w:t>
            </w:r>
          </w:p>
          <w:p w14:paraId="7E8475F1"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You logged in as an admin from login page</w:t>
            </w:r>
          </w:p>
          <w:p w14:paraId="3AAD8A26"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 xml:space="preserve">Click on Be a volunteer in preview pets page </w:t>
            </w:r>
          </w:p>
        </w:tc>
      </w:tr>
    </w:tbl>
    <w:p w14:paraId="57B5EF7A" w14:textId="77777777" w:rsidR="00DD1CE8" w:rsidRDefault="00DD1CE8" w:rsidP="00DD1CE8">
      <w:pPr>
        <w:pStyle w:val="TOCEntry"/>
        <w:rPr>
          <w:b w:val="0"/>
          <w:bCs/>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6525"/>
      </w:tblGrid>
      <w:tr w:rsidR="00DD1CE8" w14:paraId="5301CA69"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79B0F59B" w14:textId="77777777" w:rsidR="00DD1CE8" w:rsidRDefault="00DD1CE8">
            <w:pPr>
              <w:rPr>
                <w:b/>
                <w:bCs/>
                <w:kern w:val="2"/>
                <w:szCs w:val="20"/>
                <w:lang w:eastAsia="tr-TR"/>
                <w14:ligatures w14:val="standardContextual"/>
              </w:rPr>
            </w:pPr>
            <w:r>
              <w:rPr>
                <w:b/>
                <w:bCs/>
                <w:kern w:val="2"/>
                <w:lang w:eastAsia="tr-TR"/>
                <w14:ligatures w14:val="standardContextual"/>
              </w:rPr>
              <w:t>Use case-8</w:t>
            </w:r>
          </w:p>
        </w:tc>
        <w:tc>
          <w:tcPr>
            <w:tcW w:w="7547" w:type="dxa"/>
            <w:tcBorders>
              <w:top w:val="single" w:sz="4" w:space="0" w:color="auto"/>
              <w:left w:val="single" w:sz="4" w:space="0" w:color="auto"/>
              <w:bottom w:val="single" w:sz="4" w:space="0" w:color="auto"/>
              <w:right w:val="single" w:sz="4" w:space="0" w:color="auto"/>
            </w:tcBorders>
            <w:hideMark/>
          </w:tcPr>
          <w:p w14:paraId="14CB36CB" w14:textId="77777777" w:rsidR="00DD1CE8" w:rsidRDefault="00DD1CE8">
            <w:pPr>
              <w:rPr>
                <w:kern w:val="2"/>
                <w:lang w:eastAsia="tr-TR"/>
                <w14:ligatures w14:val="standardContextual"/>
              </w:rPr>
            </w:pPr>
            <w:r>
              <w:rPr>
                <w:kern w:val="2"/>
                <w:lang w:eastAsia="tr-TR"/>
                <w14:ligatures w14:val="standardContextual"/>
              </w:rPr>
              <w:t>Adoption application</w:t>
            </w:r>
          </w:p>
        </w:tc>
      </w:tr>
      <w:tr w:rsidR="00DD1CE8" w14:paraId="377C9967"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06BEEE9F" w14:textId="77777777" w:rsidR="00DD1CE8" w:rsidRDefault="00DD1CE8">
            <w:pPr>
              <w:rPr>
                <w:b/>
                <w:bCs/>
                <w:kern w:val="2"/>
                <w:lang w:eastAsia="tr-TR"/>
                <w14:ligatures w14:val="standardContextual"/>
              </w:rPr>
            </w:pPr>
            <w:r>
              <w:rPr>
                <w:b/>
                <w:bCs/>
                <w:kern w:val="2"/>
                <w:lang w:eastAsia="tr-TR"/>
                <w14:ligatures w14:val="standardContextual"/>
              </w:rPr>
              <w:t>Actor</w:t>
            </w:r>
          </w:p>
        </w:tc>
        <w:tc>
          <w:tcPr>
            <w:tcW w:w="7547" w:type="dxa"/>
            <w:tcBorders>
              <w:top w:val="single" w:sz="4" w:space="0" w:color="auto"/>
              <w:left w:val="single" w:sz="4" w:space="0" w:color="auto"/>
              <w:bottom w:val="single" w:sz="4" w:space="0" w:color="auto"/>
              <w:right w:val="single" w:sz="4" w:space="0" w:color="auto"/>
            </w:tcBorders>
            <w:hideMark/>
          </w:tcPr>
          <w:p w14:paraId="65D50062" w14:textId="77777777" w:rsidR="00DD1CE8" w:rsidRDefault="00DD1CE8">
            <w:pPr>
              <w:rPr>
                <w:kern w:val="2"/>
                <w:lang w:eastAsia="tr-TR"/>
                <w14:ligatures w14:val="standardContextual"/>
              </w:rPr>
            </w:pPr>
            <w:r>
              <w:rPr>
                <w:kern w:val="2"/>
                <w:lang w:eastAsia="tr-TR"/>
                <w14:ligatures w14:val="standardContextual"/>
              </w:rPr>
              <w:t>User</w:t>
            </w:r>
          </w:p>
        </w:tc>
      </w:tr>
      <w:tr w:rsidR="00DD1CE8" w14:paraId="099DEE00"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4215CA2D" w14:textId="77777777" w:rsidR="00DD1CE8" w:rsidRDefault="00DD1CE8">
            <w:pPr>
              <w:rPr>
                <w:b/>
                <w:bCs/>
                <w:kern w:val="2"/>
                <w:lang w:eastAsia="tr-TR"/>
                <w14:ligatures w14:val="standardContextual"/>
              </w:rPr>
            </w:pPr>
            <w:r>
              <w:rPr>
                <w:b/>
                <w:bCs/>
                <w:kern w:val="2"/>
                <w:lang w:eastAsia="tr-TR"/>
                <w14:ligatures w14:val="standardContextual"/>
              </w:rPr>
              <w:t xml:space="preserve">Goal </w:t>
            </w:r>
          </w:p>
        </w:tc>
        <w:tc>
          <w:tcPr>
            <w:tcW w:w="7547" w:type="dxa"/>
            <w:tcBorders>
              <w:top w:val="single" w:sz="4" w:space="0" w:color="auto"/>
              <w:left w:val="single" w:sz="4" w:space="0" w:color="auto"/>
              <w:bottom w:val="single" w:sz="4" w:space="0" w:color="auto"/>
              <w:right w:val="single" w:sz="4" w:space="0" w:color="auto"/>
            </w:tcBorders>
            <w:hideMark/>
          </w:tcPr>
          <w:p w14:paraId="58F9FE4E" w14:textId="77777777" w:rsidR="00DD1CE8" w:rsidRDefault="00DD1CE8">
            <w:pPr>
              <w:rPr>
                <w:kern w:val="2"/>
                <w:lang w:eastAsia="tr-TR"/>
                <w14:ligatures w14:val="standardContextual"/>
              </w:rPr>
            </w:pPr>
            <w:r>
              <w:rPr>
                <w:kern w:val="2"/>
                <w:lang w:eastAsia="tr-TR"/>
                <w14:ligatures w14:val="standardContextual"/>
              </w:rPr>
              <w:t>To adopt a pet</w:t>
            </w:r>
          </w:p>
        </w:tc>
      </w:tr>
      <w:tr w:rsidR="00DD1CE8" w14:paraId="22A1252F"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0AC02C8D" w14:textId="77777777" w:rsidR="00DD1CE8" w:rsidRDefault="00DD1CE8">
            <w:pPr>
              <w:rPr>
                <w:b/>
                <w:bCs/>
                <w:kern w:val="2"/>
                <w:lang w:eastAsia="tr-TR"/>
                <w14:ligatures w14:val="standardContextual"/>
              </w:rPr>
            </w:pPr>
            <w:r>
              <w:rPr>
                <w:b/>
                <w:bCs/>
                <w:kern w:val="2"/>
                <w:lang w:eastAsia="tr-TR"/>
                <w14:ligatures w14:val="standardContextual"/>
              </w:rPr>
              <w:t>Preconditions</w:t>
            </w:r>
          </w:p>
        </w:tc>
        <w:tc>
          <w:tcPr>
            <w:tcW w:w="7547" w:type="dxa"/>
            <w:tcBorders>
              <w:top w:val="single" w:sz="4" w:space="0" w:color="auto"/>
              <w:left w:val="single" w:sz="4" w:space="0" w:color="auto"/>
              <w:bottom w:val="single" w:sz="4" w:space="0" w:color="auto"/>
              <w:right w:val="single" w:sz="4" w:space="0" w:color="auto"/>
            </w:tcBorders>
            <w:hideMark/>
          </w:tcPr>
          <w:p w14:paraId="0979D9B2" w14:textId="77777777" w:rsidR="00DD1CE8" w:rsidRDefault="00DD1CE8">
            <w:pPr>
              <w:rPr>
                <w:kern w:val="2"/>
                <w:lang w:eastAsia="tr-TR"/>
                <w14:ligatures w14:val="standardContextual"/>
              </w:rPr>
            </w:pPr>
            <w:r>
              <w:rPr>
                <w:kern w:val="2"/>
                <w:lang w:eastAsia="tr-TR"/>
                <w14:ligatures w14:val="standardContextual"/>
              </w:rPr>
              <w:t>-Sign in or login if you are an old user</w:t>
            </w:r>
          </w:p>
        </w:tc>
      </w:tr>
      <w:tr w:rsidR="00DD1CE8" w14:paraId="3304AA1D"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1B1C334D" w14:textId="77777777" w:rsidR="00DD1CE8" w:rsidRDefault="00DD1CE8">
            <w:pPr>
              <w:rPr>
                <w:b/>
                <w:bCs/>
                <w:kern w:val="2"/>
                <w:lang w:eastAsia="tr-TR"/>
                <w14:ligatures w14:val="standardContextual"/>
              </w:rPr>
            </w:pPr>
            <w:r>
              <w:rPr>
                <w:b/>
                <w:bCs/>
                <w:kern w:val="2"/>
                <w:lang w:eastAsia="tr-TR"/>
                <w14:ligatures w14:val="standardContextual"/>
              </w:rPr>
              <w:t>Stimulus</w:t>
            </w:r>
          </w:p>
        </w:tc>
        <w:tc>
          <w:tcPr>
            <w:tcW w:w="7547" w:type="dxa"/>
            <w:tcBorders>
              <w:top w:val="single" w:sz="4" w:space="0" w:color="auto"/>
              <w:left w:val="single" w:sz="4" w:space="0" w:color="auto"/>
              <w:bottom w:val="single" w:sz="4" w:space="0" w:color="auto"/>
              <w:right w:val="single" w:sz="4" w:space="0" w:color="auto"/>
            </w:tcBorders>
            <w:hideMark/>
          </w:tcPr>
          <w:p w14:paraId="23E8BF6E" w14:textId="77777777" w:rsidR="00DD1CE8" w:rsidRDefault="00DD1CE8">
            <w:pPr>
              <w:rPr>
                <w:kern w:val="2"/>
                <w:lang w:eastAsia="tr-TR"/>
                <w14:ligatures w14:val="standardContextual"/>
              </w:rPr>
            </w:pPr>
            <w:r>
              <w:rPr>
                <w:kern w:val="2"/>
                <w:lang w:eastAsia="tr-TR"/>
                <w14:ligatures w14:val="standardContextual"/>
              </w:rPr>
              <w:t>The user wants to apply for adoption</w:t>
            </w:r>
          </w:p>
        </w:tc>
      </w:tr>
      <w:tr w:rsidR="00DD1CE8" w14:paraId="5284C4BD"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54FEFB7E" w14:textId="77777777" w:rsidR="00DD1CE8" w:rsidRDefault="00DD1CE8">
            <w:pPr>
              <w:rPr>
                <w:b/>
                <w:bCs/>
                <w:kern w:val="2"/>
                <w:lang w:eastAsia="tr-TR"/>
                <w14:ligatures w14:val="standardContextual"/>
              </w:rPr>
            </w:pPr>
            <w:r>
              <w:rPr>
                <w:b/>
                <w:bCs/>
                <w:kern w:val="2"/>
                <w:lang w:eastAsia="tr-TR"/>
                <w14:ligatures w14:val="standardContextual"/>
              </w:rPr>
              <w:t>Scenario</w:t>
            </w:r>
          </w:p>
        </w:tc>
        <w:tc>
          <w:tcPr>
            <w:tcW w:w="7547" w:type="dxa"/>
            <w:tcBorders>
              <w:top w:val="single" w:sz="4" w:space="0" w:color="auto"/>
              <w:left w:val="single" w:sz="4" w:space="0" w:color="auto"/>
              <w:bottom w:val="single" w:sz="4" w:space="0" w:color="auto"/>
              <w:right w:val="single" w:sz="4" w:space="0" w:color="auto"/>
            </w:tcBorders>
            <w:hideMark/>
          </w:tcPr>
          <w:p w14:paraId="5502EC43" w14:textId="77777777" w:rsidR="00DD1CE8" w:rsidRDefault="00DD1CE8">
            <w:pPr>
              <w:rPr>
                <w:rFonts w:eastAsia="Times" w:cs="Times"/>
                <w:kern w:val="2"/>
                <w:lang w:eastAsia="tr-TR"/>
                <w14:ligatures w14:val="standardContextual"/>
              </w:rPr>
            </w:pPr>
            <w:r>
              <w:rPr>
                <w:rFonts w:eastAsia="Times" w:cs="Times"/>
                <w:kern w:val="2"/>
                <w:lang w:eastAsia="tr-TR"/>
                <w14:ligatures w14:val="standardContextual"/>
              </w:rPr>
              <w:t xml:space="preserve">1-Click on the pet that you choosed </w:t>
            </w:r>
          </w:p>
          <w:p w14:paraId="6C2E97DC" w14:textId="77777777" w:rsidR="00DD1CE8" w:rsidRDefault="00DD1CE8">
            <w:pPr>
              <w:rPr>
                <w:rFonts w:eastAsia="Times" w:cs="Times"/>
                <w:kern w:val="2"/>
                <w:lang w:eastAsia="tr-TR"/>
                <w14:ligatures w14:val="standardContextual"/>
              </w:rPr>
            </w:pPr>
            <w:r>
              <w:rPr>
                <w:rFonts w:eastAsia="Times" w:cs="Times"/>
                <w:kern w:val="2"/>
                <w:lang w:eastAsia="tr-TR"/>
                <w14:ligatures w14:val="standardContextual"/>
              </w:rPr>
              <w:t>2-Sign in as a user</w:t>
            </w:r>
          </w:p>
        </w:tc>
      </w:tr>
      <w:tr w:rsidR="00DD1CE8" w14:paraId="4ECBCBB2"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4A7C5D34" w14:textId="77777777" w:rsidR="00DD1CE8" w:rsidRDefault="00DD1CE8">
            <w:pPr>
              <w:rPr>
                <w:b/>
                <w:bCs/>
                <w:kern w:val="2"/>
                <w:lang w:eastAsia="tr-TR"/>
                <w14:ligatures w14:val="standardContextual"/>
              </w:rPr>
            </w:pPr>
            <w:r>
              <w:rPr>
                <w:b/>
                <w:bCs/>
                <w:kern w:val="2"/>
                <w:lang w:eastAsia="tr-TR"/>
                <w14:ligatures w14:val="standardContextual"/>
              </w:rPr>
              <w:lastRenderedPageBreak/>
              <w:t xml:space="preserve">Exceptions </w:t>
            </w:r>
          </w:p>
        </w:tc>
        <w:tc>
          <w:tcPr>
            <w:tcW w:w="7547" w:type="dxa"/>
            <w:tcBorders>
              <w:top w:val="single" w:sz="4" w:space="0" w:color="auto"/>
              <w:left w:val="single" w:sz="4" w:space="0" w:color="auto"/>
              <w:bottom w:val="single" w:sz="4" w:space="0" w:color="auto"/>
              <w:right w:val="single" w:sz="4" w:space="0" w:color="auto"/>
            </w:tcBorders>
            <w:hideMark/>
          </w:tcPr>
          <w:p w14:paraId="201065DD"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No internet</w:t>
            </w:r>
          </w:p>
          <w:p w14:paraId="30209E30"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You logged in as an admin from login page</w:t>
            </w:r>
          </w:p>
          <w:p w14:paraId="6E61552D"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 xml:space="preserve">Click on Be a volunteer in preview pets page </w:t>
            </w:r>
          </w:p>
          <w:p w14:paraId="270D92F7"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You didnt sign in</w:t>
            </w:r>
          </w:p>
        </w:tc>
      </w:tr>
    </w:tbl>
    <w:p w14:paraId="7B524DD1" w14:textId="77777777" w:rsidR="00DD1CE8" w:rsidRDefault="00DD1CE8" w:rsidP="00DD1CE8">
      <w:pPr>
        <w:pStyle w:val="TOCEntry"/>
        <w:rPr>
          <w:b w:val="0"/>
          <w:bCs/>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2"/>
        <w:gridCol w:w="6524"/>
      </w:tblGrid>
      <w:tr w:rsidR="00DD1CE8" w14:paraId="4882057F"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1F80492F" w14:textId="77777777" w:rsidR="00DD1CE8" w:rsidRDefault="00DD1CE8">
            <w:pPr>
              <w:rPr>
                <w:b/>
                <w:bCs/>
                <w:kern w:val="2"/>
                <w:szCs w:val="20"/>
                <w:lang w:eastAsia="tr-TR"/>
                <w14:ligatures w14:val="standardContextual"/>
              </w:rPr>
            </w:pPr>
            <w:r>
              <w:rPr>
                <w:b/>
                <w:bCs/>
                <w:kern w:val="2"/>
                <w:lang w:eastAsia="tr-TR"/>
                <w14:ligatures w14:val="standardContextual"/>
              </w:rPr>
              <w:t>Use case-9</w:t>
            </w:r>
          </w:p>
        </w:tc>
        <w:tc>
          <w:tcPr>
            <w:tcW w:w="7547" w:type="dxa"/>
            <w:tcBorders>
              <w:top w:val="single" w:sz="4" w:space="0" w:color="auto"/>
              <w:left w:val="single" w:sz="4" w:space="0" w:color="auto"/>
              <w:bottom w:val="single" w:sz="4" w:space="0" w:color="auto"/>
              <w:right w:val="single" w:sz="4" w:space="0" w:color="auto"/>
            </w:tcBorders>
            <w:hideMark/>
          </w:tcPr>
          <w:p w14:paraId="1784461A" w14:textId="77777777" w:rsidR="00DD1CE8" w:rsidRDefault="00DD1CE8">
            <w:pPr>
              <w:rPr>
                <w:kern w:val="2"/>
                <w:lang w:eastAsia="tr-TR"/>
                <w14:ligatures w14:val="standardContextual"/>
              </w:rPr>
            </w:pPr>
            <w:r>
              <w:rPr>
                <w:kern w:val="2"/>
                <w:lang w:eastAsia="tr-TR"/>
                <w14:ligatures w14:val="standardContextual"/>
              </w:rPr>
              <w:t>Waiting for approval</w:t>
            </w:r>
          </w:p>
        </w:tc>
      </w:tr>
      <w:tr w:rsidR="00DD1CE8" w14:paraId="5BF9CA5B"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3F19BFDD" w14:textId="77777777" w:rsidR="00DD1CE8" w:rsidRDefault="00DD1CE8">
            <w:pPr>
              <w:rPr>
                <w:b/>
                <w:bCs/>
                <w:kern w:val="2"/>
                <w:lang w:eastAsia="tr-TR"/>
                <w14:ligatures w14:val="standardContextual"/>
              </w:rPr>
            </w:pPr>
            <w:r>
              <w:rPr>
                <w:b/>
                <w:bCs/>
                <w:kern w:val="2"/>
                <w:lang w:eastAsia="tr-TR"/>
                <w14:ligatures w14:val="standardContextual"/>
              </w:rPr>
              <w:t>Actor</w:t>
            </w:r>
          </w:p>
        </w:tc>
        <w:tc>
          <w:tcPr>
            <w:tcW w:w="7547" w:type="dxa"/>
            <w:tcBorders>
              <w:top w:val="single" w:sz="4" w:space="0" w:color="auto"/>
              <w:left w:val="single" w:sz="4" w:space="0" w:color="auto"/>
              <w:bottom w:val="single" w:sz="4" w:space="0" w:color="auto"/>
              <w:right w:val="single" w:sz="4" w:space="0" w:color="auto"/>
            </w:tcBorders>
            <w:hideMark/>
          </w:tcPr>
          <w:p w14:paraId="59E25C3F" w14:textId="77777777" w:rsidR="00DD1CE8" w:rsidRDefault="00DD1CE8">
            <w:pPr>
              <w:rPr>
                <w:kern w:val="2"/>
                <w:lang w:eastAsia="tr-TR"/>
                <w14:ligatures w14:val="standardContextual"/>
              </w:rPr>
            </w:pPr>
            <w:r>
              <w:rPr>
                <w:kern w:val="2"/>
                <w:lang w:eastAsia="tr-TR"/>
                <w14:ligatures w14:val="standardContextual"/>
              </w:rPr>
              <w:t>User</w:t>
            </w:r>
          </w:p>
        </w:tc>
      </w:tr>
      <w:tr w:rsidR="00DD1CE8" w14:paraId="6C37325B"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18D4ED5D" w14:textId="77777777" w:rsidR="00DD1CE8" w:rsidRDefault="00DD1CE8">
            <w:pPr>
              <w:rPr>
                <w:b/>
                <w:bCs/>
                <w:kern w:val="2"/>
                <w:lang w:eastAsia="tr-TR"/>
                <w14:ligatures w14:val="standardContextual"/>
              </w:rPr>
            </w:pPr>
            <w:r>
              <w:rPr>
                <w:b/>
                <w:bCs/>
                <w:kern w:val="2"/>
                <w:lang w:eastAsia="tr-TR"/>
                <w14:ligatures w14:val="standardContextual"/>
              </w:rPr>
              <w:t xml:space="preserve">Goal </w:t>
            </w:r>
          </w:p>
        </w:tc>
        <w:tc>
          <w:tcPr>
            <w:tcW w:w="7547" w:type="dxa"/>
            <w:tcBorders>
              <w:top w:val="single" w:sz="4" w:space="0" w:color="auto"/>
              <w:left w:val="single" w:sz="4" w:space="0" w:color="auto"/>
              <w:bottom w:val="single" w:sz="4" w:space="0" w:color="auto"/>
              <w:right w:val="single" w:sz="4" w:space="0" w:color="auto"/>
            </w:tcBorders>
            <w:hideMark/>
          </w:tcPr>
          <w:p w14:paraId="3BA2B644" w14:textId="77777777" w:rsidR="00DD1CE8" w:rsidRDefault="00DD1CE8">
            <w:pPr>
              <w:rPr>
                <w:kern w:val="2"/>
                <w:lang w:eastAsia="tr-TR"/>
                <w14:ligatures w14:val="standardContextual"/>
              </w:rPr>
            </w:pPr>
            <w:r>
              <w:rPr>
                <w:kern w:val="2"/>
                <w:lang w:eastAsia="tr-TR"/>
                <w14:ligatures w14:val="standardContextual"/>
              </w:rPr>
              <w:t>To receive the pet that you want to adopt</w:t>
            </w:r>
          </w:p>
        </w:tc>
      </w:tr>
      <w:tr w:rsidR="00DD1CE8" w14:paraId="5C20F468"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1C93BD3B" w14:textId="77777777" w:rsidR="00DD1CE8" w:rsidRDefault="00DD1CE8">
            <w:pPr>
              <w:rPr>
                <w:b/>
                <w:bCs/>
                <w:kern w:val="2"/>
                <w:lang w:eastAsia="tr-TR"/>
                <w14:ligatures w14:val="standardContextual"/>
              </w:rPr>
            </w:pPr>
            <w:r>
              <w:rPr>
                <w:b/>
                <w:bCs/>
                <w:kern w:val="2"/>
                <w:lang w:eastAsia="tr-TR"/>
                <w14:ligatures w14:val="standardContextual"/>
              </w:rPr>
              <w:t>Preconditions</w:t>
            </w:r>
          </w:p>
        </w:tc>
        <w:tc>
          <w:tcPr>
            <w:tcW w:w="7547" w:type="dxa"/>
            <w:tcBorders>
              <w:top w:val="single" w:sz="4" w:space="0" w:color="auto"/>
              <w:left w:val="single" w:sz="4" w:space="0" w:color="auto"/>
              <w:bottom w:val="single" w:sz="4" w:space="0" w:color="auto"/>
              <w:right w:val="single" w:sz="4" w:space="0" w:color="auto"/>
            </w:tcBorders>
            <w:hideMark/>
          </w:tcPr>
          <w:p w14:paraId="6ACF30C3" w14:textId="77777777" w:rsidR="00DD1CE8" w:rsidRDefault="00DD1CE8">
            <w:pPr>
              <w:rPr>
                <w:kern w:val="2"/>
                <w:lang w:eastAsia="tr-TR"/>
                <w14:ligatures w14:val="standardContextual"/>
              </w:rPr>
            </w:pPr>
            <w:r>
              <w:rPr>
                <w:kern w:val="2"/>
                <w:lang w:eastAsia="tr-TR"/>
                <w14:ligatures w14:val="standardContextual"/>
              </w:rPr>
              <w:t>-Sign in as a user</w:t>
            </w:r>
          </w:p>
          <w:p w14:paraId="298E88C0" w14:textId="77777777" w:rsidR="00DD1CE8" w:rsidRDefault="00DD1CE8">
            <w:pPr>
              <w:rPr>
                <w:kern w:val="2"/>
                <w:lang w:eastAsia="tr-TR"/>
                <w14:ligatures w14:val="standardContextual"/>
              </w:rPr>
            </w:pPr>
            <w:r>
              <w:rPr>
                <w:kern w:val="2"/>
                <w:lang w:eastAsia="tr-TR"/>
                <w14:ligatures w14:val="standardContextual"/>
              </w:rPr>
              <w:t>-Adopt a pet</w:t>
            </w:r>
          </w:p>
        </w:tc>
      </w:tr>
      <w:tr w:rsidR="00DD1CE8" w14:paraId="79E525B6"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774D1EA2" w14:textId="77777777" w:rsidR="00DD1CE8" w:rsidRDefault="00DD1CE8">
            <w:pPr>
              <w:rPr>
                <w:b/>
                <w:bCs/>
                <w:kern w:val="2"/>
                <w:lang w:eastAsia="tr-TR"/>
                <w14:ligatures w14:val="standardContextual"/>
              </w:rPr>
            </w:pPr>
            <w:r>
              <w:rPr>
                <w:b/>
                <w:bCs/>
                <w:kern w:val="2"/>
                <w:lang w:eastAsia="tr-TR"/>
                <w14:ligatures w14:val="standardContextual"/>
              </w:rPr>
              <w:t>Stimulus</w:t>
            </w:r>
          </w:p>
        </w:tc>
        <w:tc>
          <w:tcPr>
            <w:tcW w:w="7547" w:type="dxa"/>
            <w:tcBorders>
              <w:top w:val="single" w:sz="4" w:space="0" w:color="auto"/>
              <w:left w:val="single" w:sz="4" w:space="0" w:color="auto"/>
              <w:bottom w:val="single" w:sz="4" w:space="0" w:color="auto"/>
              <w:right w:val="single" w:sz="4" w:space="0" w:color="auto"/>
            </w:tcBorders>
            <w:hideMark/>
          </w:tcPr>
          <w:p w14:paraId="649D196C" w14:textId="77777777" w:rsidR="00DD1CE8" w:rsidRDefault="00DD1CE8">
            <w:pPr>
              <w:rPr>
                <w:kern w:val="2"/>
                <w:lang w:eastAsia="tr-TR"/>
                <w14:ligatures w14:val="standardContextual"/>
              </w:rPr>
            </w:pPr>
            <w:r>
              <w:rPr>
                <w:kern w:val="2"/>
                <w:lang w:eastAsia="tr-TR"/>
                <w14:ligatures w14:val="standardContextual"/>
              </w:rPr>
              <w:t xml:space="preserve">The user adopt a pet </w:t>
            </w:r>
          </w:p>
        </w:tc>
      </w:tr>
      <w:tr w:rsidR="00DD1CE8" w14:paraId="35369EA8"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66E4C362" w14:textId="77777777" w:rsidR="00DD1CE8" w:rsidRDefault="00DD1CE8">
            <w:pPr>
              <w:rPr>
                <w:b/>
                <w:bCs/>
                <w:kern w:val="2"/>
                <w:lang w:eastAsia="tr-TR"/>
                <w14:ligatures w14:val="standardContextual"/>
              </w:rPr>
            </w:pPr>
            <w:r>
              <w:rPr>
                <w:b/>
                <w:bCs/>
                <w:kern w:val="2"/>
                <w:lang w:eastAsia="tr-TR"/>
                <w14:ligatures w14:val="standardContextual"/>
              </w:rPr>
              <w:t>Scenario</w:t>
            </w:r>
          </w:p>
        </w:tc>
        <w:tc>
          <w:tcPr>
            <w:tcW w:w="7547" w:type="dxa"/>
            <w:tcBorders>
              <w:top w:val="single" w:sz="4" w:space="0" w:color="auto"/>
              <w:left w:val="single" w:sz="4" w:space="0" w:color="auto"/>
              <w:bottom w:val="single" w:sz="4" w:space="0" w:color="auto"/>
              <w:right w:val="single" w:sz="4" w:space="0" w:color="auto"/>
            </w:tcBorders>
            <w:hideMark/>
          </w:tcPr>
          <w:p w14:paraId="712861A3" w14:textId="77777777" w:rsidR="00DD1CE8" w:rsidRDefault="00DD1CE8">
            <w:pPr>
              <w:rPr>
                <w:rFonts w:eastAsia="Times" w:cs="Times"/>
                <w:kern w:val="2"/>
                <w:lang w:eastAsia="tr-TR"/>
                <w14:ligatures w14:val="standardContextual"/>
              </w:rPr>
            </w:pPr>
            <w:r>
              <w:rPr>
                <w:rFonts w:eastAsia="Times" w:cs="Times"/>
                <w:kern w:val="2"/>
                <w:lang w:eastAsia="tr-TR"/>
                <w14:ligatures w14:val="standardContextual"/>
              </w:rPr>
              <w:t>1-Click on adopt in the adoption application page</w:t>
            </w:r>
          </w:p>
        </w:tc>
      </w:tr>
      <w:tr w:rsidR="00DD1CE8" w14:paraId="6C62F47D"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0B715100" w14:textId="77777777" w:rsidR="00DD1CE8" w:rsidRDefault="00DD1CE8">
            <w:pPr>
              <w:rPr>
                <w:b/>
                <w:bCs/>
                <w:kern w:val="2"/>
                <w:lang w:eastAsia="tr-TR"/>
                <w14:ligatures w14:val="standardContextual"/>
              </w:rPr>
            </w:pPr>
            <w:r>
              <w:rPr>
                <w:b/>
                <w:bCs/>
                <w:kern w:val="2"/>
                <w:lang w:eastAsia="tr-TR"/>
                <w14:ligatures w14:val="standardContextual"/>
              </w:rPr>
              <w:t xml:space="preserve">Exceptions </w:t>
            </w:r>
          </w:p>
        </w:tc>
        <w:tc>
          <w:tcPr>
            <w:tcW w:w="7547" w:type="dxa"/>
            <w:tcBorders>
              <w:top w:val="single" w:sz="4" w:space="0" w:color="auto"/>
              <w:left w:val="single" w:sz="4" w:space="0" w:color="auto"/>
              <w:bottom w:val="single" w:sz="4" w:space="0" w:color="auto"/>
              <w:right w:val="single" w:sz="4" w:space="0" w:color="auto"/>
            </w:tcBorders>
            <w:hideMark/>
          </w:tcPr>
          <w:p w14:paraId="153D28CC"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No internet</w:t>
            </w:r>
          </w:p>
          <w:p w14:paraId="6652CBA3"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You didnt adopt any pet</w:t>
            </w:r>
          </w:p>
          <w:p w14:paraId="115B0888"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 xml:space="preserve">You didnt  sign in </w:t>
            </w:r>
          </w:p>
        </w:tc>
      </w:tr>
    </w:tbl>
    <w:p w14:paraId="2B4A4A42" w14:textId="77777777" w:rsidR="00DD1CE8" w:rsidRDefault="00DD1CE8" w:rsidP="00DD1CE8">
      <w:pPr>
        <w:pStyle w:val="TOCEntry"/>
        <w:rPr>
          <w:b w:val="0"/>
          <w:bCs/>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2"/>
        <w:gridCol w:w="6524"/>
      </w:tblGrid>
      <w:tr w:rsidR="00DD1CE8" w14:paraId="24524BA9"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5C0FA0B7" w14:textId="77777777" w:rsidR="00DD1CE8" w:rsidRDefault="00DD1CE8">
            <w:pPr>
              <w:rPr>
                <w:b/>
                <w:bCs/>
                <w:kern w:val="2"/>
                <w:szCs w:val="20"/>
                <w:lang w:eastAsia="tr-TR"/>
                <w14:ligatures w14:val="standardContextual"/>
              </w:rPr>
            </w:pPr>
            <w:r>
              <w:rPr>
                <w:b/>
                <w:bCs/>
                <w:kern w:val="2"/>
                <w:lang w:eastAsia="tr-TR"/>
                <w14:ligatures w14:val="standardContextual"/>
              </w:rPr>
              <w:t>Use case-10</w:t>
            </w:r>
          </w:p>
        </w:tc>
        <w:tc>
          <w:tcPr>
            <w:tcW w:w="7547" w:type="dxa"/>
            <w:tcBorders>
              <w:top w:val="single" w:sz="4" w:space="0" w:color="auto"/>
              <w:left w:val="single" w:sz="4" w:space="0" w:color="auto"/>
              <w:bottom w:val="single" w:sz="4" w:space="0" w:color="auto"/>
              <w:right w:val="single" w:sz="4" w:space="0" w:color="auto"/>
            </w:tcBorders>
            <w:hideMark/>
          </w:tcPr>
          <w:p w14:paraId="5E95650B" w14:textId="77777777" w:rsidR="00DD1CE8" w:rsidRDefault="00DD1CE8">
            <w:pPr>
              <w:rPr>
                <w:kern w:val="2"/>
                <w:lang w:eastAsia="tr-TR"/>
                <w14:ligatures w14:val="standardContextual"/>
              </w:rPr>
            </w:pPr>
            <w:r>
              <w:rPr>
                <w:kern w:val="2"/>
                <w:lang w:eastAsia="tr-TR"/>
                <w14:ligatures w14:val="standardContextual"/>
              </w:rPr>
              <w:t>Profile</w:t>
            </w:r>
          </w:p>
        </w:tc>
      </w:tr>
      <w:tr w:rsidR="00DD1CE8" w14:paraId="2709885F"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042D651F" w14:textId="77777777" w:rsidR="00DD1CE8" w:rsidRDefault="00DD1CE8">
            <w:pPr>
              <w:rPr>
                <w:b/>
                <w:bCs/>
                <w:kern w:val="2"/>
                <w:lang w:eastAsia="tr-TR"/>
                <w14:ligatures w14:val="standardContextual"/>
              </w:rPr>
            </w:pPr>
            <w:r>
              <w:rPr>
                <w:b/>
                <w:bCs/>
                <w:kern w:val="2"/>
                <w:lang w:eastAsia="tr-TR"/>
                <w14:ligatures w14:val="standardContextual"/>
              </w:rPr>
              <w:t>Actor</w:t>
            </w:r>
          </w:p>
        </w:tc>
        <w:tc>
          <w:tcPr>
            <w:tcW w:w="7547" w:type="dxa"/>
            <w:tcBorders>
              <w:top w:val="single" w:sz="4" w:space="0" w:color="auto"/>
              <w:left w:val="single" w:sz="4" w:space="0" w:color="auto"/>
              <w:bottom w:val="single" w:sz="4" w:space="0" w:color="auto"/>
              <w:right w:val="single" w:sz="4" w:space="0" w:color="auto"/>
            </w:tcBorders>
            <w:hideMark/>
          </w:tcPr>
          <w:p w14:paraId="5C8CF7C1" w14:textId="77777777" w:rsidR="00DD1CE8" w:rsidRDefault="00DD1CE8">
            <w:pPr>
              <w:rPr>
                <w:kern w:val="2"/>
                <w:lang w:eastAsia="tr-TR"/>
                <w14:ligatures w14:val="standardContextual"/>
              </w:rPr>
            </w:pPr>
            <w:r>
              <w:rPr>
                <w:kern w:val="2"/>
                <w:lang w:eastAsia="tr-TR"/>
                <w14:ligatures w14:val="standardContextual"/>
              </w:rPr>
              <w:t>User</w:t>
            </w:r>
          </w:p>
        </w:tc>
      </w:tr>
      <w:tr w:rsidR="00DD1CE8" w14:paraId="05BA6472"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33C17583" w14:textId="77777777" w:rsidR="00DD1CE8" w:rsidRDefault="00DD1CE8">
            <w:pPr>
              <w:rPr>
                <w:b/>
                <w:bCs/>
                <w:kern w:val="2"/>
                <w:lang w:eastAsia="tr-TR"/>
                <w14:ligatures w14:val="standardContextual"/>
              </w:rPr>
            </w:pPr>
            <w:r>
              <w:rPr>
                <w:b/>
                <w:bCs/>
                <w:kern w:val="2"/>
                <w:lang w:eastAsia="tr-TR"/>
                <w14:ligatures w14:val="standardContextual"/>
              </w:rPr>
              <w:t xml:space="preserve">Goal </w:t>
            </w:r>
          </w:p>
        </w:tc>
        <w:tc>
          <w:tcPr>
            <w:tcW w:w="7547" w:type="dxa"/>
            <w:tcBorders>
              <w:top w:val="single" w:sz="4" w:space="0" w:color="auto"/>
              <w:left w:val="single" w:sz="4" w:space="0" w:color="auto"/>
              <w:bottom w:val="single" w:sz="4" w:space="0" w:color="auto"/>
              <w:right w:val="single" w:sz="4" w:space="0" w:color="auto"/>
            </w:tcBorders>
            <w:hideMark/>
          </w:tcPr>
          <w:p w14:paraId="1FC5E3A1" w14:textId="77777777" w:rsidR="00DD1CE8" w:rsidRDefault="00DD1CE8">
            <w:pPr>
              <w:rPr>
                <w:kern w:val="2"/>
                <w:lang w:eastAsia="tr-TR"/>
                <w14:ligatures w14:val="standardContextual"/>
              </w:rPr>
            </w:pPr>
            <w:r>
              <w:rPr>
                <w:kern w:val="2"/>
                <w:lang w:eastAsia="tr-TR"/>
                <w14:ligatures w14:val="standardContextual"/>
              </w:rPr>
              <w:t>To modify information</w:t>
            </w:r>
          </w:p>
        </w:tc>
      </w:tr>
      <w:tr w:rsidR="00DD1CE8" w14:paraId="3C512F5E"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5AAC0B6E" w14:textId="77777777" w:rsidR="00DD1CE8" w:rsidRDefault="00DD1CE8">
            <w:pPr>
              <w:rPr>
                <w:b/>
                <w:bCs/>
                <w:kern w:val="2"/>
                <w:lang w:eastAsia="tr-TR"/>
                <w14:ligatures w14:val="standardContextual"/>
              </w:rPr>
            </w:pPr>
            <w:r>
              <w:rPr>
                <w:b/>
                <w:bCs/>
                <w:kern w:val="2"/>
                <w:lang w:eastAsia="tr-TR"/>
                <w14:ligatures w14:val="standardContextual"/>
              </w:rPr>
              <w:t>Preconditions</w:t>
            </w:r>
          </w:p>
        </w:tc>
        <w:tc>
          <w:tcPr>
            <w:tcW w:w="7547" w:type="dxa"/>
            <w:tcBorders>
              <w:top w:val="single" w:sz="4" w:space="0" w:color="auto"/>
              <w:left w:val="single" w:sz="4" w:space="0" w:color="auto"/>
              <w:bottom w:val="single" w:sz="4" w:space="0" w:color="auto"/>
              <w:right w:val="single" w:sz="4" w:space="0" w:color="auto"/>
            </w:tcBorders>
            <w:hideMark/>
          </w:tcPr>
          <w:p w14:paraId="153F66A3" w14:textId="77777777" w:rsidR="00DD1CE8" w:rsidRDefault="00DD1CE8">
            <w:pPr>
              <w:rPr>
                <w:kern w:val="2"/>
                <w:lang w:eastAsia="tr-TR"/>
                <w14:ligatures w14:val="standardContextual"/>
              </w:rPr>
            </w:pPr>
            <w:r>
              <w:rPr>
                <w:kern w:val="2"/>
                <w:lang w:eastAsia="tr-TR"/>
                <w14:ligatures w14:val="standardContextual"/>
              </w:rPr>
              <w:t>-Click on profile from addoption application</w:t>
            </w:r>
          </w:p>
        </w:tc>
      </w:tr>
      <w:tr w:rsidR="00DD1CE8" w14:paraId="55CF3EE2" w14:textId="77777777" w:rsidTr="00DD1CE8">
        <w:trPr>
          <w:trHeight w:val="530"/>
        </w:trPr>
        <w:tc>
          <w:tcPr>
            <w:tcW w:w="1803" w:type="dxa"/>
            <w:tcBorders>
              <w:top w:val="single" w:sz="4" w:space="0" w:color="auto"/>
              <w:left w:val="single" w:sz="4" w:space="0" w:color="auto"/>
              <w:bottom w:val="single" w:sz="4" w:space="0" w:color="auto"/>
              <w:right w:val="single" w:sz="4" w:space="0" w:color="auto"/>
            </w:tcBorders>
            <w:hideMark/>
          </w:tcPr>
          <w:p w14:paraId="1192ECD0" w14:textId="77777777" w:rsidR="00DD1CE8" w:rsidRDefault="00DD1CE8">
            <w:pPr>
              <w:rPr>
                <w:b/>
                <w:bCs/>
                <w:kern w:val="2"/>
                <w:lang w:eastAsia="tr-TR"/>
                <w14:ligatures w14:val="standardContextual"/>
              </w:rPr>
            </w:pPr>
            <w:r>
              <w:rPr>
                <w:b/>
                <w:bCs/>
                <w:kern w:val="2"/>
                <w:lang w:eastAsia="tr-TR"/>
                <w14:ligatures w14:val="standardContextual"/>
              </w:rPr>
              <w:t>Stimulus</w:t>
            </w:r>
          </w:p>
        </w:tc>
        <w:tc>
          <w:tcPr>
            <w:tcW w:w="7547" w:type="dxa"/>
            <w:tcBorders>
              <w:top w:val="single" w:sz="4" w:space="0" w:color="auto"/>
              <w:left w:val="single" w:sz="4" w:space="0" w:color="auto"/>
              <w:bottom w:val="single" w:sz="4" w:space="0" w:color="auto"/>
              <w:right w:val="single" w:sz="4" w:space="0" w:color="auto"/>
            </w:tcBorders>
            <w:hideMark/>
          </w:tcPr>
          <w:p w14:paraId="4C939BDD" w14:textId="77777777" w:rsidR="00DD1CE8" w:rsidRDefault="00DD1CE8">
            <w:pPr>
              <w:rPr>
                <w:kern w:val="2"/>
                <w:lang w:eastAsia="tr-TR"/>
                <w14:ligatures w14:val="standardContextual"/>
              </w:rPr>
            </w:pPr>
            <w:r>
              <w:rPr>
                <w:kern w:val="2"/>
                <w:lang w:eastAsia="tr-TR"/>
                <w14:ligatures w14:val="standardContextual"/>
              </w:rPr>
              <w:t>The user wants to check or modify his own information</w:t>
            </w:r>
          </w:p>
        </w:tc>
      </w:tr>
      <w:tr w:rsidR="00DD1CE8" w14:paraId="276028EC"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0AAC3687" w14:textId="77777777" w:rsidR="00DD1CE8" w:rsidRDefault="00DD1CE8">
            <w:pPr>
              <w:rPr>
                <w:b/>
                <w:bCs/>
                <w:kern w:val="2"/>
                <w:lang w:eastAsia="tr-TR"/>
                <w14:ligatures w14:val="standardContextual"/>
              </w:rPr>
            </w:pPr>
            <w:r>
              <w:rPr>
                <w:b/>
                <w:bCs/>
                <w:kern w:val="2"/>
                <w:lang w:eastAsia="tr-TR"/>
                <w14:ligatures w14:val="standardContextual"/>
              </w:rPr>
              <w:t>Scenario</w:t>
            </w:r>
          </w:p>
        </w:tc>
        <w:tc>
          <w:tcPr>
            <w:tcW w:w="7547" w:type="dxa"/>
            <w:tcBorders>
              <w:top w:val="single" w:sz="4" w:space="0" w:color="auto"/>
              <w:left w:val="single" w:sz="4" w:space="0" w:color="auto"/>
              <w:bottom w:val="single" w:sz="4" w:space="0" w:color="auto"/>
              <w:right w:val="single" w:sz="4" w:space="0" w:color="auto"/>
            </w:tcBorders>
            <w:hideMark/>
          </w:tcPr>
          <w:p w14:paraId="0BB48508" w14:textId="77777777" w:rsidR="00DD1CE8" w:rsidRDefault="00DD1CE8">
            <w:pPr>
              <w:rPr>
                <w:rFonts w:eastAsia="Times" w:cs="Times"/>
                <w:kern w:val="2"/>
                <w:lang w:eastAsia="tr-TR"/>
                <w14:ligatures w14:val="standardContextual"/>
              </w:rPr>
            </w:pPr>
            <w:r>
              <w:rPr>
                <w:rFonts w:eastAsia="Times" w:cs="Times"/>
                <w:kern w:val="2"/>
                <w:lang w:eastAsia="tr-TR"/>
                <w14:ligatures w14:val="standardContextual"/>
              </w:rPr>
              <w:t>Click on profile from Adoption application page</w:t>
            </w:r>
          </w:p>
        </w:tc>
      </w:tr>
      <w:tr w:rsidR="00DD1CE8" w14:paraId="4A27957D" w14:textId="77777777" w:rsidTr="00DD1CE8">
        <w:tc>
          <w:tcPr>
            <w:tcW w:w="1803" w:type="dxa"/>
            <w:tcBorders>
              <w:top w:val="single" w:sz="4" w:space="0" w:color="auto"/>
              <w:left w:val="single" w:sz="4" w:space="0" w:color="auto"/>
              <w:bottom w:val="single" w:sz="4" w:space="0" w:color="auto"/>
              <w:right w:val="single" w:sz="4" w:space="0" w:color="auto"/>
            </w:tcBorders>
            <w:hideMark/>
          </w:tcPr>
          <w:p w14:paraId="2F0EB53C" w14:textId="77777777" w:rsidR="00DD1CE8" w:rsidRDefault="00DD1CE8">
            <w:pPr>
              <w:rPr>
                <w:b/>
                <w:bCs/>
                <w:kern w:val="2"/>
                <w:lang w:eastAsia="tr-TR"/>
                <w14:ligatures w14:val="standardContextual"/>
              </w:rPr>
            </w:pPr>
            <w:r>
              <w:rPr>
                <w:b/>
                <w:bCs/>
                <w:kern w:val="2"/>
                <w:lang w:eastAsia="tr-TR"/>
                <w14:ligatures w14:val="standardContextual"/>
              </w:rPr>
              <w:t xml:space="preserve">Exceptions </w:t>
            </w:r>
          </w:p>
        </w:tc>
        <w:tc>
          <w:tcPr>
            <w:tcW w:w="7547" w:type="dxa"/>
            <w:tcBorders>
              <w:top w:val="single" w:sz="4" w:space="0" w:color="auto"/>
              <w:left w:val="single" w:sz="4" w:space="0" w:color="auto"/>
              <w:bottom w:val="single" w:sz="4" w:space="0" w:color="auto"/>
              <w:right w:val="single" w:sz="4" w:space="0" w:color="auto"/>
            </w:tcBorders>
            <w:hideMark/>
          </w:tcPr>
          <w:p w14:paraId="624B8DEB"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No internet</w:t>
            </w:r>
          </w:p>
          <w:p w14:paraId="07906962"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 xml:space="preserve">You didnt sign in  </w:t>
            </w:r>
          </w:p>
        </w:tc>
      </w:tr>
    </w:tbl>
    <w:p w14:paraId="6B9EC1C9" w14:textId="77777777" w:rsidR="00DD1CE8" w:rsidRDefault="00DD1CE8" w:rsidP="00DD1CE8">
      <w:pPr>
        <w:pStyle w:val="TOCEntry"/>
        <w:rPr>
          <w:b w:val="0"/>
          <w:bCs/>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2"/>
        <w:gridCol w:w="6524"/>
      </w:tblGrid>
      <w:tr w:rsidR="00DD1CE8" w14:paraId="21510A14"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447D3301" w14:textId="77777777" w:rsidR="00DD1CE8" w:rsidRDefault="00DD1CE8">
            <w:pPr>
              <w:rPr>
                <w:b/>
                <w:bCs/>
                <w:kern w:val="2"/>
                <w:szCs w:val="20"/>
                <w:lang w:eastAsia="tr-TR"/>
                <w14:ligatures w14:val="standardContextual"/>
              </w:rPr>
            </w:pPr>
            <w:r>
              <w:rPr>
                <w:b/>
                <w:bCs/>
                <w:kern w:val="2"/>
                <w:lang w:eastAsia="tr-TR"/>
                <w14:ligatures w14:val="standardContextual"/>
              </w:rPr>
              <w:t>Use case-11</w:t>
            </w:r>
          </w:p>
        </w:tc>
        <w:tc>
          <w:tcPr>
            <w:tcW w:w="8046" w:type="dxa"/>
            <w:tcBorders>
              <w:top w:val="single" w:sz="4" w:space="0" w:color="auto"/>
              <w:left w:val="single" w:sz="4" w:space="0" w:color="auto"/>
              <w:bottom w:val="single" w:sz="4" w:space="0" w:color="auto"/>
              <w:right w:val="single" w:sz="4" w:space="0" w:color="auto"/>
            </w:tcBorders>
            <w:hideMark/>
          </w:tcPr>
          <w:p w14:paraId="121A984A" w14:textId="77777777" w:rsidR="00DD1CE8" w:rsidRDefault="00DD1CE8">
            <w:pPr>
              <w:rPr>
                <w:kern w:val="2"/>
                <w:lang w:eastAsia="tr-TR"/>
                <w14:ligatures w14:val="standardContextual"/>
              </w:rPr>
            </w:pPr>
            <w:r>
              <w:rPr>
                <w:kern w:val="2"/>
                <w:lang w:eastAsia="tr-TR"/>
                <w14:ligatures w14:val="standardContextual"/>
              </w:rPr>
              <w:t>Edit/remove the pet</w:t>
            </w:r>
          </w:p>
        </w:tc>
      </w:tr>
      <w:tr w:rsidR="00DD1CE8" w14:paraId="5C226C48"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3CFC67C6" w14:textId="77777777" w:rsidR="00DD1CE8" w:rsidRDefault="00DD1CE8">
            <w:pPr>
              <w:rPr>
                <w:b/>
                <w:bCs/>
                <w:kern w:val="2"/>
                <w:lang w:eastAsia="tr-TR"/>
                <w14:ligatures w14:val="standardContextual"/>
              </w:rPr>
            </w:pPr>
            <w:r>
              <w:rPr>
                <w:b/>
                <w:bCs/>
                <w:kern w:val="2"/>
                <w:lang w:eastAsia="tr-TR"/>
                <w14:ligatures w14:val="standardContextual"/>
              </w:rPr>
              <w:t>Actor</w:t>
            </w:r>
          </w:p>
        </w:tc>
        <w:tc>
          <w:tcPr>
            <w:tcW w:w="8046" w:type="dxa"/>
            <w:tcBorders>
              <w:top w:val="single" w:sz="4" w:space="0" w:color="auto"/>
              <w:left w:val="single" w:sz="4" w:space="0" w:color="auto"/>
              <w:bottom w:val="single" w:sz="4" w:space="0" w:color="auto"/>
              <w:right w:val="single" w:sz="4" w:space="0" w:color="auto"/>
            </w:tcBorders>
            <w:hideMark/>
          </w:tcPr>
          <w:p w14:paraId="3A25EDD9" w14:textId="77777777" w:rsidR="00DD1CE8" w:rsidRDefault="00DD1CE8">
            <w:pPr>
              <w:rPr>
                <w:kern w:val="2"/>
                <w:lang w:eastAsia="tr-TR"/>
                <w14:ligatures w14:val="standardContextual"/>
              </w:rPr>
            </w:pPr>
            <w:r>
              <w:rPr>
                <w:kern w:val="2"/>
                <w:lang w:eastAsia="tr-TR"/>
                <w14:ligatures w14:val="standardContextual"/>
              </w:rPr>
              <w:t>Admin</w:t>
            </w:r>
          </w:p>
        </w:tc>
      </w:tr>
      <w:tr w:rsidR="00DD1CE8" w14:paraId="4DCC5323"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2FA0E6D1" w14:textId="77777777" w:rsidR="00DD1CE8" w:rsidRDefault="00DD1CE8">
            <w:pPr>
              <w:rPr>
                <w:b/>
                <w:bCs/>
                <w:kern w:val="2"/>
                <w:lang w:eastAsia="tr-TR"/>
                <w14:ligatures w14:val="standardContextual"/>
              </w:rPr>
            </w:pPr>
            <w:r>
              <w:rPr>
                <w:b/>
                <w:bCs/>
                <w:kern w:val="2"/>
                <w:lang w:eastAsia="tr-TR"/>
                <w14:ligatures w14:val="standardContextual"/>
              </w:rPr>
              <w:t xml:space="preserve">Goal </w:t>
            </w:r>
          </w:p>
        </w:tc>
        <w:tc>
          <w:tcPr>
            <w:tcW w:w="8046" w:type="dxa"/>
            <w:tcBorders>
              <w:top w:val="single" w:sz="4" w:space="0" w:color="auto"/>
              <w:left w:val="single" w:sz="4" w:space="0" w:color="auto"/>
              <w:bottom w:val="single" w:sz="4" w:space="0" w:color="auto"/>
              <w:right w:val="single" w:sz="4" w:space="0" w:color="auto"/>
            </w:tcBorders>
            <w:hideMark/>
          </w:tcPr>
          <w:p w14:paraId="4AC39F8A" w14:textId="77777777" w:rsidR="00DD1CE8" w:rsidRDefault="00DD1CE8">
            <w:pPr>
              <w:rPr>
                <w:kern w:val="2"/>
                <w:lang w:eastAsia="tr-TR"/>
                <w14:ligatures w14:val="standardContextual"/>
              </w:rPr>
            </w:pPr>
            <w:r>
              <w:rPr>
                <w:kern w:val="2"/>
                <w:lang w:eastAsia="tr-TR"/>
                <w14:ligatures w14:val="standardContextual"/>
              </w:rPr>
              <w:t>To make changes about the pets</w:t>
            </w:r>
          </w:p>
        </w:tc>
      </w:tr>
      <w:tr w:rsidR="00DD1CE8" w14:paraId="5C636647"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329E5609" w14:textId="77777777" w:rsidR="00DD1CE8" w:rsidRDefault="00DD1CE8">
            <w:pPr>
              <w:rPr>
                <w:b/>
                <w:bCs/>
                <w:kern w:val="2"/>
                <w:lang w:eastAsia="tr-TR"/>
                <w14:ligatures w14:val="standardContextual"/>
              </w:rPr>
            </w:pPr>
            <w:r>
              <w:rPr>
                <w:b/>
                <w:bCs/>
                <w:kern w:val="2"/>
                <w:lang w:eastAsia="tr-TR"/>
                <w14:ligatures w14:val="standardContextual"/>
              </w:rPr>
              <w:t>Preconditions</w:t>
            </w:r>
          </w:p>
        </w:tc>
        <w:tc>
          <w:tcPr>
            <w:tcW w:w="8046" w:type="dxa"/>
            <w:tcBorders>
              <w:top w:val="single" w:sz="4" w:space="0" w:color="auto"/>
              <w:left w:val="single" w:sz="4" w:space="0" w:color="auto"/>
              <w:bottom w:val="single" w:sz="4" w:space="0" w:color="auto"/>
              <w:right w:val="single" w:sz="4" w:space="0" w:color="auto"/>
            </w:tcBorders>
            <w:hideMark/>
          </w:tcPr>
          <w:p w14:paraId="7F575575"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Logged as an Admin</w:t>
            </w:r>
          </w:p>
          <w:p w14:paraId="54766090"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Choose the kind of pets you want to make the changes</w:t>
            </w:r>
          </w:p>
        </w:tc>
      </w:tr>
      <w:tr w:rsidR="00DD1CE8" w14:paraId="1D4E1BBB"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6C579632" w14:textId="77777777" w:rsidR="00DD1CE8" w:rsidRDefault="00DD1CE8">
            <w:pPr>
              <w:rPr>
                <w:b/>
                <w:bCs/>
                <w:kern w:val="2"/>
                <w:lang w:eastAsia="tr-TR"/>
                <w14:ligatures w14:val="standardContextual"/>
              </w:rPr>
            </w:pPr>
            <w:r>
              <w:rPr>
                <w:b/>
                <w:bCs/>
                <w:kern w:val="2"/>
                <w:lang w:eastAsia="tr-TR"/>
                <w14:ligatures w14:val="standardContextual"/>
              </w:rPr>
              <w:t>Stimulus</w:t>
            </w:r>
          </w:p>
        </w:tc>
        <w:tc>
          <w:tcPr>
            <w:tcW w:w="8046" w:type="dxa"/>
            <w:tcBorders>
              <w:top w:val="single" w:sz="4" w:space="0" w:color="auto"/>
              <w:left w:val="single" w:sz="4" w:space="0" w:color="auto"/>
              <w:bottom w:val="single" w:sz="4" w:space="0" w:color="auto"/>
              <w:right w:val="single" w:sz="4" w:space="0" w:color="auto"/>
            </w:tcBorders>
            <w:hideMark/>
          </w:tcPr>
          <w:p w14:paraId="7729E549" w14:textId="77777777" w:rsidR="00DD1CE8" w:rsidRDefault="00DD1CE8">
            <w:pPr>
              <w:rPr>
                <w:kern w:val="2"/>
                <w:lang w:eastAsia="tr-TR"/>
                <w14:ligatures w14:val="standardContextual"/>
              </w:rPr>
            </w:pPr>
            <w:r>
              <w:rPr>
                <w:kern w:val="2"/>
                <w:lang w:eastAsia="tr-TR"/>
                <w14:ligatures w14:val="standardContextual"/>
              </w:rPr>
              <w:t>The admin wants to remove or edit informations</w:t>
            </w:r>
          </w:p>
        </w:tc>
      </w:tr>
      <w:tr w:rsidR="00DD1CE8" w14:paraId="2ADEF821"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588A924C" w14:textId="77777777" w:rsidR="00DD1CE8" w:rsidRDefault="00DD1CE8">
            <w:pPr>
              <w:rPr>
                <w:b/>
                <w:bCs/>
                <w:kern w:val="2"/>
                <w:lang w:eastAsia="tr-TR"/>
                <w14:ligatures w14:val="standardContextual"/>
              </w:rPr>
            </w:pPr>
            <w:r>
              <w:rPr>
                <w:b/>
                <w:bCs/>
                <w:kern w:val="2"/>
                <w:lang w:eastAsia="tr-TR"/>
                <w14:ligatures w14:val="standardContextual"/>
              </w:rPr>
              <w:t>Scenario</w:t>
            </w:r>
          </w:p>
        </w:tc>
        <w:tc>
          <w:tcPr>
            <w:tcW w:w="8046" w:type="dxa"/>
            <w:tcBorders>
              <w:top w:val="single" w:sz="4" w:space="0" w:color="auto"/>
              <w:left w:val="single" w:sz="4" w:space="0" w:color="auto"/>
              <w:bottom w:val="single" w:sz="4" w:space="0" w:color="auto"/>
              <w:right w:val="single" w:sz="4" w:space="0" w:color="auto"/>
            </w:tcBorders>
            <w:hideMark/>
          </w:tcPr>
          <w:p w14:paraId="571B64BF" w14:textId="77777777" w:rsidR="00DD1CE8" w:rsidRDefault="00DD1CE8">
            <w:pPr>
              <w:rPr>
                <w:rFonts w:eastAsia="Times" w:cs="Times"/>
                <w:kern w:val="2"/>
                <w:lang w:eastAsia="tr-TR"/>
                <w14:ligatures w14:val="standardContextual"/>
              </w:rPr>
            </w:pPr>
            <w:r>
              <w:rPr>
                <w:rFonts w:eastAsia="Times" w:cs="Times"/>
                <w:kern w:val="2"/>
                <w:lang w:eastAsia="tr-TR"/>
                <w14:ligatures w14:val="standardContextual"/>
              </w:rPr>
              <w:t>1-Logged as an Admin</w:t>
            </w:r>
          </w:p>
          <w:p w14:paraId="50F4C5E2" w14:textId="77777777" w:rsidR="00DD1CE8" w:rsidRDefault="00DD1CE8">
            <w:pPr>
              <w:rPr>
                <w:rFonts w:eastAsia="Times" w:cs="Times"/>
                <w:kern w:val="2"/>
                <w:lang w:eastAsia="tr-TR"/>
                <w14:ligatures w14:val="standardContextual"/>
              </w:rPr>
            </w:pPr>
            <w:r>
              <w:rPr>
                <w:rFonts w:eastAsia="Times" w:cs="Times"/>
                <w:kern w:val="2"/>
                <w:lang w:eastAsia="tr-TR"/>
                <w14:ligatures w14:val="standardContextual"/>
              </w:rPr>
              <w:t>2-Choose the category of the pet</w:t>
            </w:r>
          </w:p>
          <w:p w14:paraId="5958486A" w14:textId="77777777" w:rsidR="00DD1CE8" w:rsidRDefault="00DD1CE8">
            <w:pPr>
              <w:rPr>
                <w:rFonts w:eastAsia="Times" w:cs="Times"/>
                <w:kern w:val="2"/>
                <w:lang w:eastAsia="tr-TR"/>
                <w14:ligatures w14:val="standardContextual"/>
              </w:rPr>
            </w:pPr>
            <w:r>
              <w:rPr>
                <w:rFonts w:eastAsia="Times" w:cs="Times"/>
                <w:kern w:val="2"/>
                <w:lang w:eastAsia="tr-TR"/>
                <w14:ligatures w14:val="standardContextual"/>
              </w:rPr>
              <w:t>3-Click on edit or remove</w:t>
            </w:r>
          </w:p>
        </w:tc>
      </w:tr>
      <w:tr w:rsidR="00DD1CE8" w14:paraId="33AAA3C6"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46E1D9DD" w14:textId="77777777" w:rsidR="00DD1CE8" w:rsidRDefault="00DD1CE8">
            <w:pPr>
              <w:rPr>
                <w:b/>
                <w:bCs/>
                <w:kern w:val="2"/>
                <w:lang w:eastAsia="tr-TR"/>
                <w14:ligatures w14:val="standardContextual"/>
              </w:rPr>
            </w:pPr>
            <w:r>
              <w:rPr>
                <w:b/>
                <w:bCs/>
                <w:kern w:val="2"/>
                <w:lang w:eastAsia="tr-TR"/>
                <w14:ligatures w14:val="standardContextual"/>
              </w:rPr>
              <w:t xml:space="preserve">Exceptions </w:t>
            </w:r>
          </w:p>
        </w:tc>
        <w:tc>
          <w:tcPr>
            <w:tcW w:w="8046" w:type="dxa"/>
            <w:tcBorders>
              <w:top w:val="single" w:sz="4" w:space="0" w:color="auto"/>
              <w:left w:val="single" w:sz="4" w:space="0" w:color="auto"/>
              <w:bottom w:val="single" w:sz="4" w:space="0" w:color="auto"/>
              <w:right w:val="single" w:sz="4" w:space="0" w:color="auto"/>
            </w:tcBorders>
            <w:hideMark/>
          </w:tcPr>
          <w:p w14:paraId="616FBEE3"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No internet</w:t>
            </w:r>
          </w:p>
          <w:p w14:paraId="16FAEEDF"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 xml:space="preserve">You couldn’t log in as an Admin </w:t>
            </w:r>
          </w:p>
        </w:tc>
      </w:tr>
    </w:tbl>
    <w:p w14:paraId="3459B6B3" w14:textId="77777777" w:rsidR="00DD1CE8" w:rsidRDefault="00DD1CE8" w:rsidP="00DD1CE8">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9"/>
        <w:gridCol w:w="6527"/>
      </w:tblGrid>
      <w:tr w:rsidR="00DD1CE8" w14:paraId="3EA17306"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70C2CDB6" w14:textId="77777777" w:rsidR="00DD1CE8" w:rsidRDefault="00DD1CE8">
            <w:pPr>
              <w:rPr>
                <w:b/>
                <w:bCs/>
                <w:kern w:val="2"/>
                <w:szCs w:val="20"/>
                <w:lang w:eastAsia="tr-TR"/>
                <w14:ligatures w14:val="standardContextual"/>
              </w:rPr>
            </w:pPr>
            <w:r>
              <w:rPr>
                <w:b/>
                <w:bCs/>
                <w:kern w:val="2"/>
                <w:lang w:eastAsia="tr-TR"/>
                <w14:ligatures w14:val="standardContextual"/>
              </w:rPr>
              <w:t>Use case-12</w:t>
            </w:r>
          </w:p>
        </w:tc>
        <w:tc>
          <w:tcPr>
            <w:tcW w:w="8046" w:type="dxa"/>
            <w:tcBorders>
              <w:top w:val="single" w:sz="4" w:space="0" w:color="auto"/>
              <w:left w:val="single" w:sz="4" w:space="0" w:color="auto"/>
              <w:bottom w:val="single" w:sz="4" w:space="0" w:color="auto"/>
              <w:right w:val="single" w:sz="4" w:space="0" w:color="auto"/>
            </w:tcBorders>
            <w:hideMark/>
          </w:tcPr>
          <w:p w14:paraId="7C5AB367" w14:textId="77777777" w:rsidR="00DD1CE8" w:rsidRDefault="00DD1CE8">
            <w:pPr>
              <w:rPr>
                <w:kern w:val="2"/>
                <w:lang w:eastAsia="tr-TR"/>
                <w14:ligatures w14:val="standardContextual"/>
              </w:rPr>
            </w:pPr>
            <w:r>
              <w:rPr>
                <w:kern w:val="2"/>
                <w:lang w:eastAsia="tr-TR"/>
                <w14:ligatures w14:val="standardContextual"/>
              </w:rPr>
              <w:t>Add a pet</w:t>
            </w:r>
          </w:p>
        </w:tc>
      </w:tr>
      <w:tr w:rsidR="00DD1CE8" w14:paraId="3D0524DD"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52C689B7" w14:textId="77777777" w:rsidR="00DD1CE8" w:rsidRDefault="00DD1CE8">
            <w:pPr>
              <w:rPr>
                <w:b/>
                <w:bCs/>
                <w:kern w:val="2"/>
                <w:lang w:eastAsia="tr-TR"/>
                <w14:ligatures w14:val="standardContextual"/>
              </w:rPr>
            </w:pPr>
            <w:r>
              <w:rPr>
                <w:b/>
                <w:bCs/>
                <w:kern w:val="2"/>
                <w:lang w:eastAsia="tr-TR"/>
                <w14:ligatures w14:val="standardContextual"/>
              </w:rPr>
              <w:t>Actor</w:t>
            </w:r>
          </w:p>
        </w:tc>
        <w:tc>
          <w:tcPr>
            <w:tcW w:w="8046" w:type="dxa"/>
            <w:tcBorders>
              <w:top w:val="single" w:sz="4" w:space="0" w:color="auto"/>
              <w:left w:val="single" w:sz="4" w:space="0" w:color="auto"/>
              <w:bottom w:val="single" w:sz="4" w:space="0" w:color="auto"/>
              <w:right w:val="single" w:sz="4" w:space="0" w:color="auto"/>
            </w:tcBorders>
            <w:hideMark/>
          </w:tcPr>
          <w:p w14:paraId="259E17D6" w14:textId="77777777" w:rsidR="00DD1CE8" w:rsidRDefault="00DD1CE8">
            <w:pPr>
              <w:rPr>
                <w:kern w:val="2"/>
                <w:lang w:eastAsia="tr-TR"/>
                <w14:ligatures w14:val="standardContextual"/>
              </w:rPr>
            </w:pPr>
            <w:r>
              <w:rPr>
                <w:kern w:val="2"/>
                <w:lang w:eastAsia="tr-TR"/>
                <w14:ligatures w14:val="standardContextual"/>
              </w:rPr>
              <w:t>Admin</w:t>
            </w:r>
          </w:p>
        </w:tc>
      </w:tr>
      <w:tr w:rsidR="00DD1CE8" w14:paraId="03160945"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09640E00" w14:textId="77777777" w:rsidR="00DD1CE8" w:rsidRDefault="00DD1CE8">
            <w:pPr>
              <w:rPr>
                <w:b/>
                <w:bCs/>
                <w:kern w:val="2"/>
                <w:lang w:eastAsia="tr-TR"/>
                <w14:ligatures w14:val="standardContextual"/>
              </w:rPr>
            </w:pPr>
            <w:r>
              <w:rPr>
                <w:b/>
                <w:bCs/>
                <w:kern w:val="2"/>
                <w:lang w:eastAsia="tr-TR"/>
                <w14:ligatures w14:val="standardContextual"/>
              </w:rPr>
              <w:t xml:space="preserve">Goal </w:t>
            </w:r>
          </w:p>
        </w:tc>
        <w:tc>
          <w:tcPr>
            <w:tcW w:w="8046" w:type="dxa"/>
            <w:tcBorders>
              <w:top w:val="single" w:sz="4" w:space="0" w:color="auto"/>
              <w:left w:val="single" w:sz="4" w:space="0" w:color="auto"/>
              <w:bottom w:val="single" w:sz="4" w:space="0" w:color="auto"/>
              <w:right w:val="single" w:sz="4" w:space="0" w:color="auto"/>
            </w:tcBorders>
            <w:hideMark/>
          </w:tcPr>
          <w:p w14:paraId="5E79D610" w14:textId="77777777" w:rsidR="00DD1CE8" w:rsidRDefault="00DD1CE8">
            <w:pPr>
              <w:rPr>
                <w:kern w:val="2"/>
                <w:lang w:eastAsia="tr-TR"/>
                <w14:ligatures w14:val="standardContextual"/>
              </w:rPr>
            </w:pPr>
            <w:r>
              <w:rPr>
                <w:kern w:val="2"/>
                <w:lang w:eastAsia="tr-TR"/>
                <w14:ligatures w14:val="standardContextual"/>
              </w:rPr>
              <w:t>To Add a pet</w:t>
            </w:r>
          </w:p>
        </w:tc>
      </w:tr>
      <w:tr w:rsidR="00DD1CE8" w14:paraId="30225595"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7F6E4D4A" w14:textId="77777777" w:rsidR="00DD1CE8" w:rsidRDefault="00DD1CE8">
            <w:pPr>
              <w:rPr>
                <w:b/>
                <w:bCs/>
                <w:kern w:val="2"/>
                <w:lang w:eastAsia="tr-TR"/>
                <w14:ligatures w14:val="standardContextual"/>
              </w:rPr>
            </w:pPr>
            <w:r>
              <w:rPr>
                <w:b/>
                <w:bCs/>
                <w:kern w:val="2"/>
                <w:lang w:eastAsia="tr-TR"/>
                <w14:ligatures w14:val="standardContextual"/>
              </w:rPr>
              <w:t>Preconditions</w:t>
            </w:r>
          </w:p>
        </w:tc>
        <w:tc>
          <w:tcPr>
            <w:tcW w:w="8046" w:type="dxa"/>
            <w:tcBorders>
              <w:top w:val="single" w:sz="4" w:space="0" w:color="auto"/>
              <w:left w:val="single" w:sz="4" w:space="0" w:color="auto"/>
              <w:bottom w:val="single" w:sz="4" w:space="0" w:color="auto"/>
              <w:right w:val="single" w:sz="4" w:space="0" w:color="auto"/>
            </w:tcBorders>
            <w:hideMark/>
          </w:tcPr>
          <w:p w14:paraId="45981D0D"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Logged as an Admin</w:t>
            </w:r>
          </w:p>
          <w:p w14:paraId="779F4E5E"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 xml:space="preserve">Choose the kind of pets you want to make the changes </w:t>
            </w:r>
          </w:p>
          <w:p w14:paraId="358E5367"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Click on Add in Edit/remove page</w:t>
            </w:r>
          </w:p>
        </w:tc>
      </w:tr>
      <w:tr w:rsidR="00DD1CE8" w14:paraId="36D374B5"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303A13B1" w14:textId="77777777" w:rsidR="00DD1CE8" w:rsidRDefault="00DD1CE8">
            <w:pPr>
              <w:rPr>
                <w:b/>
                <w:bCs/>
                <w:kern w:val="2"/>
                <w:lang w:eastAsia="tr-TR"/>
                <w14:ligatures w14:val="standardContextual"/>
              </w:rPr>
            </w:pPr>
            <w:r>
              <w:rPr>
                <w:b/>
                <w:bCs/>
                <w:kern w:val="2"/>
                <w:lang w:eastAsia="tr-TR"/>
                <w14:ligatures w14:val="standardContextual"/>
              </w:rPr>
              <w:t>Stimulus</w:t>
            </w:r>
          </w:p>
        </w:tc>
        <w:tc>
          <w:tcPr>
            <w:tcW w:w="8046" w:type="dxa"/>
            <w:tcBorders>
              <w:top w:val="single" w:sz="4" w:space="0" w:color="auto"/>
              <w:left w:val="single" w:sz="4" w:space="0" w:color="auto"/>
              <w:bottom w:val="single" w:sz="4" w:space="0" w:color="auto"/>
              <w:right w:val="single" w:sz="4" w:space="0" w:color="auto"/>
            </w:tcBorders>
            <w:hideMark/>
          </w:tcPr>
          <w:p w14:paraId="3F12299E" w14:textId="77777777" w:rsidR="00DD1CE8" w:rsidRDefault="00DD1CE8">
            <w:pPr>
              <w:rPr>
                <w:kern w:val="2"/>
                <w:lang w:eastAsia="tr-TR"/>
                <w14:ligatures w14:val="standardContextual"/>
              </w:rPr>
            </w:pPr>
            <w:r>
              <w:rPr>
                <w:kern w:val="2"/>
                <w:lang w:eastAsia="tr-TR"/>
                <w14:ligatures w14:val="standardContextual"/>
              </w:rPr>
              <w:t>The Admin wants to add a pet</w:t>
            </w:r>
          </w:p>
        </w:tc>
      </w:tr>
      <w:tr w:rsidR="00DD1CE8" w14:paraId="662D7DE7"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69310337" w14:textId="77777777" w:rsidR="00DD1CE8" w:rsidRDefault="00DD1CE8">
            <w:pPr>
              <w:rPr>
                <w:b/>
                <w:bCs/>
                <w:kern w:val="2"/>
                <w:lang w:eastAsia="tr-TR"/>
                <w14:ligatures w14:val="standardContextual"/>
              </w:rPr>
            </w:pPr>
            <w:r>
              <w:rPr>
                <w:b/>
                <w:bCs/>
                <w:kern w:val="2"/>
                <w:lang w:eastAsia="tr-TR"/>
                <w14:ligatures w14:val="standardContextual"/>
              </w:rPr>
              <w:t>Scenario</w:t>
            </w:r>
          </w:p>
        </w:tc>
        <w:tc>
          <w:tcPr>
            <w:tcW w:w="8046" w:type="dxa"/>
            <w:tcBorders>
              <w:top w:val="single" w:sz="4" w:space="0" w:color="auto"/>
              <w:left w:val="single" w:sz="4" w:space="0" w:color="auto"/>
              <w:bottom w:val="single" w:sz="4" w:space="0" w:color="auto"/>
              <w:right w:val="single" w:sz="4" w:space="0" w:color="auto"/>
            </w:tcBorders>
            <w:hideMark/>
          </w:tcPr>
          <w:p w14:paraId="18554F6B" w14:textId="77777777" w:rsidR="00DD1CE8" w:rsidRDefault="00DD1CE8">
            <w:pPr>
              <w:rPr>
                <w:rFonts w:eastAsia="Times" w:cs="Times"/>
                <w:kern w:val="2"/>
                <w:lang w:eastAsia="tr-TR"/>
                <w14:ligatures w14:val="standardContextual"/>
              </w:rPr>
            </w:pPr>
            <w:r>
              <w:rPr>
                <w:rFonts w:eastAsia="Times" w:cs="Times"/>
                <w:kern w:val="2"/>
                <w:lang w:eastAsia="tr-TR"/>
                <w14:ligatures w14:val="standardContextual"/>
              </w:rPr>
              <w:t>1-Logged as an Admin</w:t>
            </w:r>
          </w:p>
          <w:p w14:paraId="1BD467B5" w14:textId="77777777" w:rsidR="00DD1CE8" w:rsidRDefault="00DD1CE8">
            <w:pPr>
              <w:rPr>
                <w:rFonts w:eastAsia="Times" w:cs="Times"/>
                <w:kern w:val="2"/>
                <w:lang w:eastAsia="tr-TR"/>
                <w14:ligatures w14:val="standardContextual"/>
              </w:rPr>
            </w:pPr>
            <w:r>
              <w:rPr>
                <w:rFonts w:eastAsia="Times" w:cs="Times"/>
                <w:kern w:val="2"/>
                <w:lang w:eastAsia="tr-TR"/>
                <w14:ligatures w14:val="standardContextual"/>
              </w:rPr>
              <w:t>2-Choose the category of the pet</w:t>
            </w:r>
          </w:p>
          <w:p w14:paraId="3E9B4832" w14:textId="77777777" w:rsidR="00DD1CE8" w:rsidRDefault="00DD1CE8">
            <w:pPr>
              <w:rPr>
                <w:rFonts w:eastAsia="Times" w:cs="Times"/>
                <w:kern w:val="2"/>
                <w:lang w:eastAsia="tr-TR"/>
                <w14:ligatures w14:val="standardContextual"/>
              </w:rPr>
            </w:pPr>
            <w:r>
              <w:rPr>
                <w:rFonts w:eastAsia="Times" w:cs="Times"/>
                <w:kern w:val="2"/>
                <w:lang w:eastAsia="tr-TR"/>
                <w14:ligatures w14:val="standardContextual"/>
              </w:rPr>
              <w:t>3-Click on Add</w:t>
            </w:r>
          </w:p>
        </w:tc>
      </w:tr>
      <w:tr w:rsidR="00DD1CE8" w14:paraId="3905880E"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7A43FBA7" w14:textId="77777777" w:rsidR="00DD1CE8" w:rsidRDefault="00DD1CE8">
            <w:pPr>
              <w:rPr>
                <w:b/>
                <w:bCs/>
                <w:kern w:val="2"/>
                <w:lang w:eastAsia="tr-TR"/>
                <w14:ligatures w14:val="standardContextual"/>
              </w:rPr>
            </w:pPr>
            <w:r>
              <w:rPr>
                <w:b/>
                <w:bCs/>
                <w:kern w:val="2"/>
                <w:lang w:eastAsia="tr-TR"/>
                <w14:ligatures w14:val="standardContextual"/>
              </w:rPr>
              <w:lastRenderedPageBreak/>
              <w:t xml:space="preserve">Exceptions </w:t>
            </w:r>
          </w:p>
        </w:tc>
        <w:tc>
          <w:tcPr>
            <w:tcW w:w="8046" w:type="dxa"/>
            <w:tcBorders>
              <w:top w:val="single" w:sz="4" w:space="0" w:color="auto"/>
              <w:left w:val="single" w:sz="4" w:space="0" w:color="auto"/>
              <w:bottom w:val="single" w:sz="4" w:space="0" w:color="auto"/>
              <w:right w:val="single" w:sz="4" w:space="0" w:color="auto"/>
            </w:tcBorders>
            <w:hideMark/>
          </w:tcPr>
          <w:p w14:paraId="1D1A35B9"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No internet</w:t>
            </w:r>
          </w:p>
          <w:p w14:paraId="118BBE05"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 xml:space="preserve">You couldn’t log in as an Admin </w:t>
            </w:r>
          </w:p>
        </w:tc>
      </w:tr>
    </w:tbl>
    <w:p w14:paraId="24414A71" w14:textId="77777777" w:rsidR="00DD1CE8" w:rsidRDefault="00DD1CE8" w:rsidP="00DD1CE8">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0"/>
        <w:gridCol w:w="6526"/>
      </w:tblGrid>
      <w:tr w:rsidR="00DD1CE8" w14:paraId="523F3DB2"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77D1A438" w14:textId="77777777" w:rsidR="00DD1CE8" w:rsidRDefault="00DD1CE8">
            <w:pPr>
              <w:rPr>
                <w:b/>
                <w:bCs/>
                <w:kern w:val="2"/>
                <w:szCs w:val="20"/>
                <w:lang w:eastAsia="tr-TR"/>
                <w14:ligatures w14:val="standardContextual"/>
              </w:rPr>
            </w:pPr>
            <w:r>
              <w:rPr>
                <w:b/>
                <w:bCs/>
                <w:kern w:val="2"/>
                <w:lang w:eastAsia="tr-TR"/>
                <w14:ligatures w14:val="standardContextual"/>
              </w:rPr>
              <w:t>Use case-13</w:t>
            </w:r>
          </w:p>
        </w:tc>
        <w:tc>
          <w:tcPr>
            <w:tcW w:w="8046" w:type="dxa"/>
            <w:tcBorders>
              <w:top w:val="single" w:sz="4" w:space="0" w:color="auto"/>
              <w:left w:val="single" w:sz="4" w:space="0" w:color="auto"/>
              <w:bottom w:val="single" w:sz="4" w:space="0" w:color="auto"/>
              <w:right w:val="single" w:sz="4" w:space="0" w:color="auto"/>
            </w:tcBorders>
            <w:hideMark/>
          </w:tcPr>
          <w:p w14:paraId="4095EA03" w14:textId="77777777" w:rsidR="00DD1CE8" w:rsidRDefault="00DD1CE8">
            <w:pPr>
              <w:rPr>
                <w:kern w:val="2"/>
                <w:lang w:eastAsia="tr-TR"/>
                <w14:ligatures w14:val="standardContextual"/>
              </w:rPr>
            </w:pPr>
            <w:r>
              <w:rPr>
                <w:kern w:val="2"/>
                <w:lang w:eastAsia="tr-TR"/>
                <w14:ligatures w14:val="standardContextual"/>
              </w:rPr>
              <w:t>Adoption Application</w:t>
            </w:r>
          </w:p>
        </w:tc>
      </w:tr>
      <w:tr w:rsidR="00DD1CE8" w14:paraId="26ADA79D"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5F2EAFE0" w14:textId="77777777" w:rsidR="00DD1CE8" w:rsidRDefault="00DD1CE8">
            <w:pPr>
              <w:rPr>
                <w:b/>
                <w:bCs/>
                <w:kern w:val="2"/>
                <w:lang w:eastAsia="tr-TR"/>
                <w14:ligatures w14:val="standardContextual"/>
              </w:rPr>
            </w:pPr>
            <w:r>
              <w:rPr>
                <w:b/>
                <w:bCs/>
                <w:kern w:val="2"/>
                <w:lang w:eastAsia="tr-TR"/>
                <w14:ligatures w14:val="standardContextual"/>
              </w:rPr>
              <w:t>Actor</w:t>
            </w:r>
          </w:p>
        </w:tc>
        <w:tc>
          <w:tcPr>
            <w:tcW w:w="8046" w:type="dxa"/>
            <w:tcBorders>
              <w:top w:val="single" w:sz="4" w:space="0" w:color="auto"/>
              <w:left w:val="single" w:sz="4" w:space="0" w:color="auto"/>
              <w:bottom w:val="single" w:sz="4" w:space="0" w:color="auto"/>
              <w:right w:val="single" w:sz="4" w:space="0" w:color="auto"/>
            </w:tcBorders>
            <w:hideMark/>
          </w:tcPr>
          <w:p w14:paraId="1D1E18E4" w14:textId="77777777" w:rsidR="00DD1CE8" w:rsidRDefault="00DD1CE8">
            <w:pPr>
              <w:rPr>
                <w:kern w:val="2"/>
                <w:lang w:eastAsia="tr-TR"/>
                <w14:ligatures w14:val="standardContextual"/>
              </w:rPr>
            </w:pPr>
            <w:r>
              <w:rPr>
                <w:kern w:val="2"/>
                <w:lang w:eastAsia="tr-TR"/>
                <w14:ligatures w14:val="standardContextual"/>
              </w:rPr>
              <w:t>Admin</w:t>
            </w:r>
          </w:p>
        </w:tc>
      </w:tr>
      <w:tr w:rsidR="00DD1CE8" w14:paraId="392479F7"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6F040222" w14:textId="77777777" w:rsidR="00DD1CE8" w:rsidRDefault="00DD1CE8">
            <w:pPr>
              <w:rPr>
                <w:b/>
                <w:bCs/>
                <w:kern w:val="2"/>
                <w:lang w:eastAsia="tr-TR"/>
                <w14:ligatures w14:val="standardContextual"/>
              </w:rPr>
            </w:pPr>
            <w:r>
              <w:rPr>
                <w:b/>
                <w:bCs/>
                <w:kern w:val="2"/>
                <w:lang w:eastAsia="tr-TR"/>
                <w14:ligatures w14:val="standardContextual"/>
              </w:rPr>
              <w:t xml:space="preserve">Goal </w:t>
            </w:r>
          </w:p>
        </w:tc>
        <w:tc>
          <w:tcPr>
            <w:tcW w:w="8046" w:type="dxa"/>
            <w:tcBorders>
              <w:top w:val="single" w:sz="4" w:space="0" w:color="auto"/>
              <w:left w:val="single" w:sz="4" w:space="0" w:color="auto"/>
              <w:bottom w:val="single" w:sz="4" w:space="0" w:color="auto"/>
              <w:right w:val="single" w:sz="4" w:space="0" w:color="auto"/>
            </w:tcBorders>
            <w:hideMark/>
          </w:tcPr>
          <w:p w14:paraId="07D2B2DD" w14:textId="77777777" w:rsidR="00DD1CE8" w:rsidRDefault="00DD1CE8">
            <w:pPr>
              <w:rPr>
                <w:kern w:val="2"/>
                <w:lang w:eastAsia="tr-TR"/>
                <w14:ligatures w14:val="standardContextual"/>
              </w:rPr>
            </w:pPr>
            <w:r>
              <w:rPr>
                <w:kern w:val="2"/>
                <w:lang w:eastAsia="tr-TR"/>
                <w14:ligatures w14:val="standardContextual"/>
              </w:rPr>
              <w:t>To check adoption orders</w:t>
            </w:r>
          </w:p>
        </w:tc>
      </w:tr>
      <w:tr w:rsidR="00DD1CE8" w14:paraId="77B49D0A"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4767BC9E" w14:textId="77777777" w:rsidR="00DD1CE8" w:rsidRDefault="00DD1CE8">
            <w:pPr>
              <w:rPr>
                <w:b/>
                <w:bCs/>
                <w:kern w:val="2"/>
                <w:lang w:eastAsia="tr-TR"/>
                <w14:ligatures w14:val="standardContextual"/>
              </w:rPr>
            </w:pPr>
            <w:r>
              <w:rPr>
                <w:b/>
                <w:bCs/>
                <w:kern w:val="2"/>
                <w:lang w:eastAsia="tr-TR"/>
                <w14:ligatures w14:val="standardContextual"/>
              </w:rPr>
              <w:t>Preconditions</w:t>
            </w:r>
          </w:p>
        </w:tc>
        <w:tc>
          <w:tcPr>
            <w:tcW w:w="8046" w:type="dxa"/>
            <w:tcBorders>
              <w:top w:val="single" w:sz="4" w:space="0" w:color="auto"/>
              <w:left w:val="single" w:sz="4" w:space="0" w:color="auto"/>
              <w:bottom w:val="single" w:sz="4" w:space="0" w:color="auto"/>
              <w:right w:val="single" w:sz="4" w:space="0" w:color="auto"/>
            </w:tcBorders>
            <w:hideMark/>
          </w:tcPr>
          <w:p w14:paraId="71BBC29A"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Logged as an Admin</w:t>
            </w:r>
          </w:p>
          <w:p w14:paraId="4B25798B"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Receive a notification from the user wants to adopt</w:t>
            </w:r>
          </w:p>
        </w:tc>
      </w:tr>
      <w:tr w:rsidR="00DD1CE8" w14:paraId="5F2D0AFD"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66F976C6" w14:textId="77777777" w:rsidR="00DD1CE8" w:rsidRDefault="00DD1CE8">
            <w:pPr>
              <w:rPr>
                <w:b/>
                <w:bCs/>
                <w:kern w:val="2"/>
                <w:lang w:eastAsia="tr-TR"/>
                <w14:ligatures w14:val="standardContextual"/>
              </w:rPr>
            </w:pPr>
            <w:r>
              <w:rPr>
                <w:b/>
                <w:bCs/>
                <w:kern w:val="2"/>
                <w:lang w:eastAsia="tr-TR"/>
                <w14:ligatures w14:val="standardContextual"/>
              </w:rPr>
              <w:t>Stimulus</w:t>
            </w:r>
          </w:p>
        </w:tc>
        <w:tc>
          <w:tcPr>
            <w:tcW w:w="8046" w:type="dxa"/>
            <w:tcBorders>
              <w:top w:val="single" w:sz="4" w:space="0" w:color="auto"/>
              <w:left w:val="single" w:sz="4" w:space="0" w:color="auto"/>
              <w:bottom w:val="single" w:sz="4" w:space="0" w:color="auto"/>
              <w:right w:val="single" w:sz="4" w:space="0" w:color="auto"/>
            </w:tcBorders>
            <w:hideMark/>
          </w:tcPr>
          <w:p w14:paraId="0B4E8ABC" w14:textId="77777777" w:rsidR="00DD1CE8" w:rsidRDefault="00DD1CE8">
            <w:pPr>
              <w:rPr>
                <w:kern w:val="2"/>
                <w:lang w:eastAsia="tr-TR"/>
                <w14:ligatures w14:val="standardContextual"/>
              </w:rPr>
            </w:pPr>
            <w:r>
              <w:rPr>
                <w:kern w:val="2"/>
                <w:lang w:eastAsia="tr-TR"/>
                <w14:ligatures w14:val="standardContextual"/>
              </w:rPr>
              <w:t>The admin has two options decline or accept the adoption application</w:t>
            </w:r>
          </w:p>
        </w:tc>
      </w:tr>
      <w:tr w:rsidR="00DD1CE8" w14:paraId="4B0D06AC"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5E0B6AB1" w14:textId="77777777" w:rsidR="00DD1CE8" w:rsidRDefault="00DD1CE8">
            <w:pPr>
              <w:rPr>
                <w:b/>
                <w:bCs/>
                <w:kern w:val="2"/>
                <w:lang w:eastAsia="tr-TR"/>
                <w14:ligatures w14:val="standardContextual"/>
              </w:rPr>
            </w:pPr>
            <w:r>
              <w:rPr>
                <w:b/>
                <w:bCs/>
                <w:kern w:val="2"/>
                <w:lang w:eastAsia="tr-TR"/>
                <w14:ligatures w14:val="standardContextual"/>
              </w:rPr>
              <w:t>Scenario</w:t>
            </w:r>
          </w:p>
        </w:tc>
        <w:tc>
          <w:tcPr>
            <w:tcW w:w="8046" w:type="dxa"/>
            <w:tcBorders>
              <w:top w:val="single" w:sz="4" w:space="0" w:color="auto"/>
              <w:left w:val="single" w:sz="4" w:space="0" w:color="auto"/>
              <w:bottom w:val="single" w:sz="4" w:space="0" w:color="auto"/>
              <w:right w:val="single" w:sz="4" w:space="0" w:color="auto"/>
            </w:tcBorders>
            <w:hideMark/>
          </w:tcPr>
          <w:p w14:paraId="7708FFE2" w14:textId="77777777" w:rsidR="00DD1CE8" w:rsidRDefault="00DD1CE8">
            <w:pPr>
              <w:rPr>
                <w:rFonts w:eastAsia="Times" w:cs="Times"/>
                <w:kern w:val="2"/>
                <w:lang w:eastAsia="tr-TR"/>
                <w14:ligatures w14:val="standardContextual"/>
              </w:rPr>
            </w:pPr>
            <w:r>
              <w:rPr>
                <w:rFonts w:eastAsia="Times" w:cs="Times"/>
                <w:kern w:val="2"/>
                <w:lang w:eastAsia="tr-TR"/>
                <w14:ligatures w14:val="standardContextual"/>
              </w:rPr>
              <w:t>1-Logged as an Admin</w:t>
            </w:r>
          </w:p>
          <w:p w14:paraId="2F4D7D69" w14:textId="77777777" w:rsidR="00DD1CE8" w:rsidRDefault="00DD1CE8">
            <w:pPr>
              <w:rPr>
                <w:rFonts w:eastAsia="Times" w:cs="Times"/>
                <w:kern w:val="2"/>
                <w:lang w:eastAsia="tr-TR"/>
                <w14:ligatures w14:val="standardContextual"/>
              </w:rPr>
            </w:pPr>
            <w:r>
              <w:rPr>
                <w:rFonts w:eastAsia="Times" w:cs="Times"/>
                <w:kern w:val="2"/>
                <w:lang w:eastAsia="tr-TR"/>
                <w14:ligatures w14:val="standardContextual"/>
              </w:rPr>
              <w:t>2-Receive a notification from the user for adopting a pet</w:t>
            </w:r>
          </w:p>
          <w:p w14:paraId="4AD0E5CF" w14:textId="77777777" w:rsidR="00DD1CE8" w:rsidRDefault="00DD1CE8">
            <w:pPr>
              <w:rPr>
                <w:rFonts w:eastAsia="Times" w:cs="Times"/>
                <w:kern w:val="2"/>
                <w:lang w:eastAsia="tr-TR"/>
                <w14:ligatures w14:val="standardContextual"/>
              </w:rPr>
            </w:pPr>
            <w:r>
              <w:rPr>
                <w:rFonts w:eastAsia="Times" w:cs="Times"/>
                <w:kern w:val="2"/>
                <w:lang w:eastAsia="tr-TR"/>
                <w14:ligatures w14:val="standardContextual"/>
              </w:rPr>
              <w:t>3-Admin can decline or accept the adoption application</w:t>
            </w:r>
          </w:p>
        </w:tc>
      </w:tr>
      <w:tr w:rsidR="00DD1CE8" w14:paraId="612943BC"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4DC5D178" w14:textId="77777777" w:rsidR="00DD1CE8" w:rsidRDefault="00DD1CE8">
            <w:pPr>
              <w:rPr>
                <w:b/>
                <w:bCs/>
                <w:kern w:val="2"/>
                <w:lang w:eastAsia="tr-TR"/>
                <w14:ligatures w14:val="standardContextual"/>
              </w:rPr>
            </w:pPr>
            <w:r>
              <w:rPr>
                <w:b/>
                <w:bCs/>
                <w:kern w:val="2"/>
                <w:lang w:eastAsia="tr-TR"/>
                <w14:ligatures w14:val="standardContextual"/>
              </w:rPr>
              <w:t xml:space="preserve">Exceptions </w:t>
            </w:r>
          </w:p>
        </w:tc>
        <w:tc>
          <w:tcPr>
            <w:tcW w:w="8046" w:type="dxa"/>
            <w:tcBorders>
              <w:top w:val="single" w:sz="4" w:space="0" w:color="auto"/>
              <w:left w:val="single" w:sz="4" w:space="0" w:color="auto"/>
              <w:bottom w:val="single" w:sz="4" w:space="0" w:color="auto"/>
              <w:right w:val="single" w:sz="4" w:space="0" w:color="auto"/>
            </w:tcBorders>
            <w:hideMark/>
          </w:tcPr>
          <w:p w14:paraId="3901D265"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No internet</w:t>
            </w:r>
          </w:p>
          <w:p w14:paraId="15F13274"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 xml:space="preserve">You couldn’t log in as an Admin </w:t>
            </w:r>
          </w:p>
        </w:tc>
      </w:tr>
    </w:tbl>
    <w:p w14:paraId="07187AF6" w14:textId="77777777" w:rsidR="00DD1CE8" w:rsidRDefault="00DD1CE8" w:rsidP="00DD1CE8">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0"/>
        <w:gridCol w:w="6526"/>
      </w:tblGrid>
      <w:tr w:rsidR="00DD1CE8" w14:paraId="0AE815FD"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5131E5EA" w14:textId="77777777" w:rsidR="00DD1CE8" w:rsidRDefault="00DD1CE8">
            <w:pPr>
              <w:rPr>
                <w:b/>
                <w:bCs/>
                <w:kern w:val="2"/>
                <w:szCs w:val="20"/>
                <w:lang w:eastAsia="tr-TR"/>
                <w14:ligatures w14:val="standardContextual"/>
              </w:rPr>
            </w:pPr>
            <w:r>
              <w:rPr>
                <w:b/>
                <w:bCs/>
                <w:kern w:val="2"/>
                <w:lang w:eastAsia="tr-TR"/>
                <w14:ligatures w14:val="standardContextual"/>
              </w:rPr>
              <w:t>Use case-14</w:t>
            </w:r>
          </w:p>
        </w:tc>
        <w:tc>
          <w:tcPr>
            <w:tcW w:w="8046" w:type="dxa"/>
            <w:tcBorders>
              <w:top w:val="single" w:sz="4" w:space="0" w:color="auto"/>
              <w:left w:val="single" w:sz="4" w:space="0" w:color="auto"/>
              <w:bottom w:val="single" w:sz="4" w:space="0" w:color="auto"/>
              <w:right w:val="single" w:sz="4" w:space="0" w:color="auto"/>
            </w:tcBorders>
            <w:hideMark/>
          </w:tcPr>
          <w:p w14:paraId="024E24D8" w14:textId="77777777" w:rsidR="00DD1CE8" w:rsidRDefault="00DD1CE8">
            <w:pPr>
              <w:rPr>
                <w:kern w:val="2"/>
                <w:lang w:eastAsia="tr-TR"/>
                <w14:ligatures w14:val="standardContextual"/>
              </w:rPr>
            </w:pPr>
            <w:r>
              <w:rPr>
                <w:kern w:val="2"/>
                <w:lang w:eastAsia="tr-TR"/>
                <w14:ligatures w14:val="standardContextual"/>
              </w:rPr>
              <w:t>Online Volunteer</w:t>
            </w:r>
          </w:p>
        </w:tc>
      </w:tr>
      <w:tr w:rsidR="00DD1CE8" w14:paraId="4DC46A73"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04A04223" w14:textId="77777777" w:rsidR="00DD1CE8" w:rsidRDefault="00DD1CE8">
            <w:pPr>
              <w:rPr>
                <w:b/>
                <w:bCs/>
                <w:kern w:val="2"/>
                <w:lang w:eastAsia="tr-TR"/>
                <w14:ligatures w14:val="standardContextual"/>
              </w:rPr>
            </w:pPr>
            <w:r>
              <w:rPr>
                <w:b/>
                <w:bCs/>
                <w:kern w:val="2"/>
                <w:lang w:eastAsia="tr-TR"/>
                <w14:ligatures w14:val="standardContextual"/>
              </w:rPr>
              <w:t>Actor</w:t>
            </w:r>
          </w:p>
        </w:tc>
        <w:tc>
          <w:tcPr>
            <w:tcW w:w="8046" w:type="dxa"/>
            <w:tcBorders>
              <w:top w:val="single" w:sz="4" w:space="0" w:color="auto"/>
              <w:left w:val="single" w:sz="4" w:space="0" w:color="auto"/>
              <w:bottom w:val="single" w:sz="4" w:space="0" w:color="auto"/>
              <w:right w:val="single" w:sz="4" w:space="0" w:color="auto"/>
            </w:tcBorders>
            <w:hideMark/>
          </w:tcPr>
          <w:p w14:paraId="1315FE2B" w14:textId="77777777" w:rsidR="00DD1CE8" w:rsidRDefault="00DD1CE8">
            <w:pPr>
              <w:rPr>
                <w:kern w:val="2"/>
                <w:lang w:eastAsia="tr-TR"/>
                <w14:ligatures w14:val="standardContextual"/>
              </w:rPr>
            </w:pPr>
            <w:r>
              <w:rPr>
                <w:kern w:val="2"/>
                <w:lang w:eastAsia="tr-TR"/>
                <w14:ligatures w14:val="standardContextual"/>
              </w:rPr>
              <w:t>Admin</w:t>
            </w:r>
          </w:p>
        </w:tc>
      </w:tr>
      <w:tr w:rsidR="00DD1CE8" w14:paraId="21A07495"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0334A4E2" w14:textId="77777777" w:rsidR="00DD1CE8" w:rsidRDefault="00DD1CE8">
            <w:pPr>
              <w:rPr>
                <w:b/>
                <w:bCs/>
                <w:kern w:val="2"/>
                <w:lang w:eastAsia="tr-TR"/>
                <w14:ligatures w14:val="standardContextual"/>
              </w:rPr>
            </w:pPr>
            <w:r>
              <w:rPr>
                <w:b/>
                <w:bCs/>
                <w:kern w:val="2"/>
                <w:lang w:eastAsia="tr-TR"/>
                <w14:ligatures w14:val="standardContextual"/>
              </w:rPr>
              <w:t xml:space="preserve">Goal </w:t>
            </w:r>
          </w:p>
        </w:tc>
        <w:tc>
          <w:tcPr>
            <w:tcW w:w="8046" w:type="dxa"/>
            <w:tcBorders>
              <w:top w:val="single" w:sz="4" w:space="0" w:color="auto"/>
              <w:left w:val="single" w:sz="4" w:space="0" w:color="auto"/>
              <w:bottom w:val="single" w:sz="4" w:space="0" w:color="auto"/>
              <w:right w:val="single" w:sz="4" w:space="0" w:color="auto"/>
            </w:tcBorders>
            <w:hideMark/>
          </w:tcPr>
          <w:p w14:paraId="15A6232F" w14:textId="77777777" w:rsidR="00DD1CE8" w:rsidRDefault="00DD1CE8">
            <w:pPr>
              <w:rPr>
                <w:kern w:val="2"/>
                <w:lang w:eastAsia="tr-TR"/>
                <w14:ligatures w14:val="standardContextual"/>
              </w:rPr>
            </w:pPr>
            <w:r>
              <w:rPr>
                <w:kern w:val="2"/>
                <w:lang w:eastAsia="tr-TR"/>
                <w14:ligatures w14:val="standardContextual"/>
              </w:rPr>
              <w:t>To see the online volunteer</w:t>
            </w:r>
          </w:p>
        </w:tc>
      </w:tr>
      <w:tr w:rsidR="00DD1CE8" w14:paraId="72194043"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23A52C95" w14:textId="77777777" w:rsidR="00DD1CE8" w:rsidRDefault="00DD1CE8">
            <w:pPr>
              <w:rPr>
                <w:b/>
                <w:bCs/>
                <w:kern w:val="2"/>
                <w:lang w:eastAsia="tr-TR"/>
                <w14:ligatures w14:val="standardContextual"/>
              </w:rPr>
            </w:pPr>
            <w:r>
              <w:rPr>
                <w:b/>
                <w:bCs/>
                <w:kern w:val="2"/>
                <w:lang w:eastAsia="tr-TR"/>
                <w14:ligatures w14:val="standardContextual"/>
              </w:rPr>
              <w:t>Preconditions</w:t>
            </w:r>
          </w:p>
        </w:tc>
        <w:tc>
          <w:tcPr>
            <w:tcW w:w="8046" w:type="dxa"/>
            <w:tcBorders>
              <w:top w:val="single" w:sz="4" w:space="0" w:color="auto"/>
              <w:left w:val="single" w:sz="4" w:space="0" w:color="auto"/>
              <w:bottom w:val="single" w:sz="4" w:space="0" w:color="auto"/>
              <w:right w:val="single" w:sz="4" w:space="0" w:color="auto"/>
            </w:tcBorders>
            <w:hideMark/>
          </w:tcPr>
          <w:p w14:paraId="12AC094D"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Logged as an Admin</w:t>
            </w:r>
          </w:p>
          <w:p w14:paraId="6CED9926"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Accept an adoption application</w:t>
            </w:r>
          </w:p>
        </w:tc>
      </w:tr>
      <w:tr w:rsidR="00DD1CE8" w14:paraId="34404627"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4DC3351D" w14:textId="77777777" w:rsidR="00DD1CE8" w:rsidRDefault="00DD1CE8">
            <w:pPr>
              <w:rPr>
                <w:b/>
                <w:bCs/>
                <w:kern w:val="2"/>
                <w:lang w:eastAsia="tr-TR"/>
                <w14:ligatures w14:val="standardContextual"/>
              </w:rPr>
            </w:pPr>
            <w:r>
              <w:rPr>
                <w:b/>
                <w:bCs/>
                <w:kern w:val="2"/>
                <w:lang w:eastAsia="tr-TR"/>
                <w14:ligatures w14:val="standardContextual"/>
              </w:rPr>
              <w:t>Stimulus</w:t>
            </w:r>
          </w:p>
        </w:tc>
        <w:tc>
          <w:tcPr>
            <w:tcW w:w="8046" w:type="dxa"/>
            <w:tcBorders>
              <w:top w:val="single" w:sz="4" w:space="0" w:color="auto"/>
              <w:left w:val="single" w:sz="4" w:space="0" w:color="auto"/>
              <w:bottom w:val="single" w:sz="4" w:space="0" w:color="auto"/>
              <w:right w:val="single" w:sz="4" w:space="0" w:color="auto"/>
            </w:tcBorders>
            <w:hideMark/>
          </w:tcPr>
          <w:p w14:paraId="54D96D3B" w14:textId="77777777" w:rsidR="00DD1CE8" w:rsidRDefault="00DD1CE8">
            <w:pPr>
              <w:rPr>
                <w:kern w:val="2"/>
                <w:lang w:eastAsia="tr-TR"/>
                <w14:ligatures w14:val="standardContextual"/>
              </w:rPr>
            </w:pPr>
            <w:r>
              <w:rPr>
                <w:kern w:val="2"/>
                <w:lang w:eastAsia="tr-TR"/>
                <w14:ligatures w14:val="standardContextual"/>
              </w:rPr>
              <w:t>The admin wants to send the adoption order to the volunteer</w:t>
            </w:r>
          </w:p>
        </w:tc>
      </w:tr>
      <w:tr w:rsidR="00DD1CE8" w14:paraId="35E4D68D"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20D01837" w14:textId="77777777" w:rsidR="00DD1CE8" w:rsidRDefault="00DD1CE8">
            <w:pPr>
              <w:rPr>
                <w:b/>
                <w:bCs/>
                <w:kern w:val="2"/>
                <w:lang w:eastAsia="tr-TR"/>
                <w14:ligatures w14:val="standardContextual"/>
              </w:rPr>
            </w:pPr>
            <w:r>
              <w:rPr>
                <w:b/>
                <w:bCs/>
                <w:kern w:val="2"/>
                <w:lang w:eastAsia="tr-TR"/>
                <w14:ligatures w14:val="standardContextual"/>
              </w:rPr>
              <w:t>Scenario</w:t>
            </w:r>
          </w:p>
        </w:tc>
        <w:tc>
          <w:tcPr>
            <w:tcW w:w="8046" w:type="dxa"/>
            <w:tcBorders>
              <w:top w:val="single" w:sz="4" w:space="0" w:color="auto"/>
              <w:left w:val="single" w:sz="4" w:space="0" w:color="auto"/>
              <w:bottom w:val="single" w:sz="4" w:space="0" w:color="auto"/>
              <w:right w:val="single" w:sz="4" w:space="0" w:color="auto"/>
            </w:tcBorders>
            <w:hideMark/>
          </w:tcPr>
          <w:p w14:paraId="6A3DCBD9" w14:textId="77777777" w:rsidR="00DD1CE8" w:rsidRDefault="00DD1CE8">
            <w:pPr>
              <w:rPr>
                <w:rFonts w:eastAsia="Times" w:cs="Times"/>
                <w:kern w:val="2"/>
                <w:lang w:eastAsia="tr-TR"/>
                <w14:ligatures w14:val="standardContextual"/>
              </w:rPr>
            </w:pPr>
            <w:r>
              <w:rPr>
                <w:rFonts w:eastAsia="Times" w:cs="Times"/>
                <w:kern w:val="2"/>
                <w:lang w:eastAsia="tr-TR"/>
                <w14:ligatures w14:val="standardContextual"/>
              </w:rPr>
              <w:t>1-Logged as an Admin</w:t>
            </w:r>
          </w:p>
          <w:p w14:paraId="5FC223D0" w14:textId="77777777" w:rsidR="00DD1CE8" w:rsidRDefault="00DD1CE8">
            <w:pPr>
              <w:rPr>
                <w:rFonts w:eastAsia="Times" w:cs="Times"/>
                <w:kern w:val="2"/>
                <w:lang w:eastAsia="tr-TR"/>
                <w14:ligatures w14:val="standardContextual"/>
              </w:rPr>
            </w:pPr>
            <w:r>
              <w:rPr>
                <w:rFonts w:eastAsia="Times" w:cs="Times"/>
                <w:kern w:val="2"/>
                <w:lang w:eastAsia="tr-TR"/>
                <w14:ligatures w14:val="standardContextual"/>
              </w:rPr>
              <w:lastRenderedPageBreak/>
              <w:t>2-Accept an addoption application</w:t>
            </w:r>
          </w:p>
        </w:tc>
      </w:tr>
      <w:tr w:rsidR="00DD1CE8" w14:paraId="24E81A95"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2707BFF5" w14:textId="77777777" w:rsidR="00DD1CE8" w:rsidRDefault="00DD1CE8">
            <w:pPr>
              <w:rPr>
                <w:b/>
                <w:bCs/>
                <w:kern w:val="2"/>
                <w:lang w:eastAsia="tr-TR"/>
                <w14:ligatures w14:val="standardContextual"/>
              </w:rPr>
            </w:pPr>
            <w:r>
              <w:rPr>
                <w:b/>
                <w:bCs/>
                <w:kern w:val="2"/>
                <w:lang w:eastAsia="tr-TR"/>
                <w14:ligatures w14:val="standardContextual"/>
              </w:rPr>
              <w:lastRenderedPageBreak/>
              <w:t xml:space="preserve">Exceptions </w:t>
            </w:r>
          </w:p>
        </w:tc>
        <w:tc>
          <w:tcPr>
            <w:tcW w:w="8046" w:type="dxa"/>
            <w:tcBorders>
              <w:top w:val="single" w:sz="4" w:space="0" w:color="auto"/>
              <w:left w:val="single" w:sz="4" w:space="0" w:color="auto"/>
              <w:bottom w:val="single" w:sz="4" w:space="0" w:color="auto"/>
              <w:right w:val="single" w:sz="4" w:space="0" w:color="auto"/>
            </w:tcBorders>
            <w:hideMark/>
          </w:tcPr>
          <w:p w14:paraId="6F5BE095"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No internet</w:t>
            </w:r>
          </w:p>
          <w:p w14:paraId="32C3B861"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 xml:space="preserve">You couldn’t log in as an Admin </w:t>
            </w:r>
          </w:p>
          <w:p w14:paraId="19852BA5"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Admin declin an adoption application</w:t>
            </w:r>
          </w:p>
        </w:tc>
      </w:tr>
    </w:tbl>
    <w:p w14:paraId="77507E19" w14:textId="77777777" w:rsidR="00DD1CE8" w:rsidRDefault="00DD1CE8" w:rsidP="00DD1CE8">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6525"/>
      </w:tblGrid>
      <w:tr w:rsidR="00DD1CE8" w14:paraId="4E6A3F89"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66027938" w14:textId="77777777" w:rsidR="00DD1CE8" w:rsidRDefault="00DD1CE8">
            <w:pPr>
              <w:rPr>
                <w:b/>
                <w:bCs/>
                <w:kern w:val="2"/>
                <w:szCs w:val="20"/>
                <w:lang w:eastAsia="tr-TR"/>
                <w14:ligatures w14:val="standardContextual"/>
              </w:rPr>
            </w:pPr>
            <w:r>
              <w:rPr>
                <w:b/>
                <w:bCs/>
                <w:kern w:val="2"/>
                <w:lang w:eastAsia="tr-TR"/>
                <w14:ligatures w14:val="standardContextual"/>
              </w:rPr>
              <w:t>Use case-15</w:t>
            </w:r>
          </w:p>
        </w:tc>
        <w:tc>
          <w:tcPr>
            <w:tcW w:w="8046" w:type="dxa"/>
            <w:tcBorders>
              <w:top w:val="single" w:sz="4" w:space="0" w:color="auto"/>
              <w:left w:val="single" w:sz="4" w:space="0" w:color="auto"/>
              <w:bottom w:val="single" w:sz="4" w:space="0" w:color="auto"/>
              <w:right w:val="single" w:sz="4" w:space="0" w:color="auto"/>
            </w:tcBorders>
            <w:hideMark/>
          </w:tcPr>
          <w:p w14:paraId="07F1482B" w14:textId="77777777" w:rsidR="00DD1CE8" w:rsidRDefault="00DD1CE8">
            <w:pPr>
              <w:rPr>
                <w:kern w:val="2"/>
                <w:lang w:eastAsia="tr-TR"/>
                <w14:ligatures w14:val="standardContextual"/>
              </w:rPr>
            </w:pPr>
            <w:r>
              <w:rPr>
                <w:kern w:val="2"/>
                <w:lang w:eastAsia="tr-TR"/>
                <w14:ligatures w14:val="standardContextual"/>
              </w:rPr>
              <w:t>Sign in as a volunteer</w:t>
            </w:r>
          </w:p>
        </w:tc>
      </w:tr>
      <w:tr w:rsidR="00DD1CE8" w14:paraId="4D229063"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5D144129" w14:textId="77777777" w:rsidR="00DD1CE8" w:rsidRDefault="00DD1CE8">
            <w:pPr>
              <w:rPr>
                <w:b/>
                <w:bCs/>
                <w:kern w:val="2"/>
                <w:lang w:eastAsia="tr-TR"/>
                <w14:ligatures w14:val="standardContextual"/>
              </w:rPr>
            </w:pPr>
            <w:r>
              <w:rPr>
                <w:b/>
                <w:bCs/>
                <w:kern w:val="2"/>
                <w:lang w:eastAsia="tr-TR"/>
                <w14:ligatures w14:val="standardContextual"/>
              </w:rPr>
              <w:t>Actor</w:t>
            </w:r>
          </w:p>
        </w:tc>
        <w:tc>
          <w:tcPr>
            <w:tcW w:w="8046" w:type="dxa"/>
            <w:tcBorders>
              <w:top w:val="single" w:sz="4" w:space="0" w:color="auto"/>
              <w:left w:val="single" w:sz="4" w:space="0" w:color="auto"/>
              <w:bottom w:val="single" w:sz="4" w:space="0" w:color="auto"/>
              <w:right w:val="single" w:sz="4" w:space="0" w:color="auto"/>
            </w:tcBorders>
            <w:hideMark/>
          </w:tcPr>
          <w:p w14:paraId="6D14AC4A" w14:textId="77777777" w:rsidR="00DD1CE8" w:rsidRDefault="00DD1CE8">
            <w:pPr>
              <w:rPr>
                <w:kern w:val="2"/>
                <w:lang w:eastAsia="tr-TR"/>
                <w14:ligatures w14:val="standardContextual"/>
              </w:rPr>
            </w:pPr>
            <w:r>
              <w:rPr>
                <w:kern w:val="2"/>
                <w:lang w:eastAsia="tr-TR"/>
                <w14:ligatures w14:val="standardContextual"/>
              </w:rPr>
              <w:t>Volunteer</w:t>
            </w:r>
          </w:p>
        </w:tc>
      </w:tr>
      <w:tr w:rsidR="00DD1CE8" w14:paraId="15706DA0"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420A0965" w14:textId="77777777" w:rsidR="00DD1CE8" w:rsidRDefault="00DD1CE8">
            <w:pPr>
              <w:rPr>
                <w:b/>
                <w:bCs/>
                <w:kern w:val="2"/>
                <w:lang w:eastAsia="tr-TR"/>
                <w14:ligatures w14:val="standardContextual"/>
              </w:rPr>
            </w:pPr>
            <w:r>
              <w:rPr>
                <w:b/>
                <w:bCs/>
                <w:kern w:val="2"/>
                <w:lang w:eastAsia="tr-TR"/>
                <w14:ligatures w14:val="standardContextual"/>
              </w:rPr>
              <w:t xml:space="preserve">Goal </w:t>
            </w:r>
          </w:p>
        </w:tc>
        <w:tc>
          <w:tcPr>
            <w:tcW w:w="8046" w:type="dxa"/>
            <w:tcBorders>
              <w:top w:val="single" w:sz="4" w:space="0" w:color="auto"/>
              <w:left w:val="single" w:sz="4" w:space="0" w:color="auto"/>
              <w:bottom w:val="single" w:sz="4" w:space="0" w:color="auto"/>
              <w:right w:val="single" w:sz="4" w:space="0" w:color="auto"/>
            </w:tcBorders>
            <w:hideMark/>
          </w:tcPr>
          <w:p w14:paraId="161742F5" w14:textId="77777777" w:rsidR="00DD1CE8" w:rsidRDefault="00DD1CE8">
            <w:pPr>
              <w:rPr>
                <w:kern w:val="2"/>
                <w:lang w:eastAsia="tr-TR"/>
                <w14:ligatures w14:val="standardContextual"/>
              </w:rPr>
            </w:pPr>
            <w:r>
              <w:rPr>
                <w:kern w:val="2"/>
                <w:lang w:eastAsia="tr-TR"/>
                <w14:ligatures w14:val="standardContextual"/>
              </w:rPr>
              <w:t>To register or login ( old volunteer)</w:t>
            </w:r>
          </w:p>
        </w:tc>
      </w:tr>
      <w:tr w:rsidR="00DD1CE8" w14:paraId="570A7722"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152A4495" w14:textId="77777777" w:rsidR="00DD1CE8" w:rsidRDefault="00DD1CE8">
            <w:pPr>
              <w:rPr>
                <w:b/>
                <w:bCs/>
                <w:kern w:val="2"/>
                <w:lang w:eastAsia="tr-TR"/>
                <w14:ligatures w14:val="standardContextual"/>
              </w:rPr>
            </w:pPr>
            <w:r>
              <w:rPr>
                <w:b/>
                <w:bCs/>
                <w:kern w:val="2"/>
                <w:lang w:eastAsia="tr-TR"/>
                <w14:ligatures w14:val="standardContextual"/>
              </w:rPr>
              <w:t>Preconditions</w:t>
            </w:r>
          </w:p>
        </w:tc>
        <w:tc>
          <w:tcPr>
            <w:tcW w:w="8046" w:type="dxa"/>
            <w:tcBorders>
              <w:top w:val="single" w:sz="4" w:space="0" w:color="auto"/>
              <w:left w:val="single" w:sz="4" w:space="0" w:color="auto"/>
              <w:bottom w:val="single" w:sz="4" w:space="0" w:color="auto"/>
              <w:right w:val="single" w:sz="4" w:space="0" w:color="auto"/>
            </w:tcBorders>
            <w:hideMark/>
          </w:tcPr>
          <w:p w14:paraId="1195B71D"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Click on Be volunteer in the categories page</w:t>
            </w:r>
          </w:p>
          <w:p w14:paraId="379E82BE"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Register or sign in directly if you are an old volunteer</w:t>
            </w:r>
          </w:p>
        </w:tc>
      </w:tr>
      <w:tr w:rsidR="00DD1CE8" w14:paraId="0122C91E"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47893176" w14:textId="77777777" w:rsidR="00DD1CE8" w:rsidRDefault="00DD1CE8">
            <w:pPr>
              <w:rPr>
                <w:b/>
                <w:bCs/>
                <w:kern w:val="2"/>
                <w:lang w:eastAsia="tr-TR"/>
                <w14:ligatures w14:val="standardContextual"/>
              </w:rPr>
            </w:pPr>
            <w:r>
              <w:rPr>
                <w:b/>
                <w:bCs/>
                <w:kern w:val="2"/>
                <w:lang w:eastAsia="tr-TR"/>
                <w14:ligatures w14:val="standardContextual"/>
              </w:rPr>
              <w:t>Stimulus</w:t>
            </w:r>
          </w:p>
        </w:tc>
        <w:tc>
          <w:tcPr>
            <w:tcW w:w="8046" w:type="dxa"/>
            <w:tcBorders>
              <w:top w:val="single" w:sz="4" w:space="0" w:color="auto"/>
              <w:left w:val="single" w:sz="4" w:space="0" w:color="auto"/>
              <w:bottom w:val="single" w:sz="4" w:space="0" w:color="auto"/>
              <w:right w:val="single" w:sz="4" w:space="0" w:color="auto"/>
            </w:tcBorders>
            <w:hideMark/>
          </w:tcPr>
          <w:p w14:paraId="753B5B19" w14:textId="77777777" w:rsidR="00DD1CE8" w:rsidRDefault="00DD1CE8">
            <w:pPr>
              <w:rPr>
                <w:b/>
                <w:bCs/>
                <w:kern w:val="2"/>
                <w:lang w:eastAsia="tr-TR"/>
                <w14:ligatures w14:val="standardContextual"/>
              </w:rPr>
            </w:pPr>
          </w:p>
        </w:tc>
      </w:tr>
      <w:tr w:rsidR="00DD1CE8" w14:paraId="1355E764"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2E8A4144" w14:textId="77777777" w:rsidR="00DD1CE8" w:rsidRDefault="00DD1CE8">
            <w:pPr>
              <w:rPr>
                <w:b/>
                <w:bCs/>
                <w:kern w:val="2"/>
                <w:lang w:eastAsia="tr-TR"/>
                <w14:ligatures w14:val="standardContextual"/>
              </w:rPr>
            </w:pPr>
            <w:r>
              <w:rPr>
                <w:b/>
                <w:bCs/>
                <w:kern w:val="2"/>
                <w:lang w:eastAsia="tr-TR"/>
                <w14:ligatures w14:val="standardContextual"/>
              </w:rPr>
              <w:t>Scenario</w:t>
            </w:r>
          </w:p>
        </w:tc>
        <w:tc>
          <w:tcPr>
            <w:tcW w:w="8046" w:type="dxa"/>
            <w:tcBorders>
              <w:top w:val="single" w:sz="4" w:space="0" w:color="auto"/>
              <w:left w:val="single" w:sz="4" w:space="0" w:color="auto"/>
              <w:bottom w:val="single" w:sz="4" w:space="0" w:color="auto"/>
              <w:right w:val="single" w:sz="4" w:space="0" w:color="auto"/>
            </w:tcBorders>
            <w:hideMark/>
          </w:tcPr>
          <w:p w14:paraId="08F69E7B" w14:textId="77777777" w:rsidR="00DD1CE8" w:rsidRDefault="00DD1CE8">
            <w:pPr>
              <w:rPr>
                <w:rFonts w:eastAsia="Times" w:cs="Times"/>
                <w:kern w:val="2"/>
                <w:lang w:eastAsia="tr-TR"/>
                <w14:ligatures w14:val="standardContextual"/>
              </w:rPr>
            </w:pPr>
            <w:r>
              <w:rPr>
                <w:rFonts w:eastAsia="Times" w:cs="Times"/>
                <w:kern w:val="2"/>
                <w:lang w:eastAsia="tr-TR"/>
                <w14:ligatures w14:val="standardContextual"/>
              </w:rPr>
              <w:t>1-Click on Be volunteer in the category page</w:t>
            </w:r>
          </w:p>
          <w:p w14:paraId="782A8C51" w14:textId="77777777" w:rsidR="00DD1CE8" w:rsidRDefault="00DD1CE8">
            <w:pPr>
              <w:rPr>
                <w:rFonts w:eastAsia="Times" w:cs="Times"/>
                <w:kern w:val="2"/>
                <w:lang w:eastAsia="tr-TR"/>
                <w14:ligatures w14:val="standardContextual"/>
              </w:rPr>
            </w:pPr>
            <w:r>
              <w:rPr>
                <w:rFonts w:eastAsia="Times" w:cs="Times"/>
                <w:kern w:val="2"/>
                <w:lang w:eastAsia="tr-TR"/>
                <w14:ligatures w14:val="standardContextual"/>
              </w:rPr>
              <w:t>2-Register or sign in</w:t>
            </w:r>
          </w:p>
        </w:tc>
      </w:tr>
      <w:tr w:rsidR="00DD1CE8" w14:paraId="4169C85F"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619AAF08" w14:textId="77777777" w:rsidR="00DD1CE8" w:rsidRDefault="00DD1CE8">
            <w:pPr>
              <w:rPr>
                <w:b/>
                <w:bCs/>
                <w:kern w:val="2"/>
                <w:lang w:eastAsia="tr-TR"/>
                <w14:ligatures w14:val="standardContextual"/>
              </w:rPr>
            </w:pPr>
            <w:r>
              <w:rPr>
                <w:b/>
                <w:bCs/>
                <w:kern w:val="2"/>
                <w:lang w:eastAsia="tr-TR"/>
                <w14:ligatures w14:val="standardContextual"/>
              </w:rPr>
              <w:t xml:space="preserve">Exceptions </w:t>
            </w:r>
          </w:p>
        </w:tc>
        <w:tc>
          <w:tcPr>
            <w:tcW w:w="8046" w:type="dxa"/>
            <w:tcBorders>
              <w:top w:val="single" w:sz="4" w:space="0" w:color="auto"/>
              <w:left w:val="single" w:sz="4" w:space="0" w:color="auto"/>
              <w:bottom w:val="single" w:sz="4" w:space="0" w:color="auto"/>
              <w:right w:val="single" w:sz="4" w:space="0" w:color="auto"/>
            </w:tcBorders>
            <w:hideMark/>
          </w:tcPr>
          <w:p w14:paraId="0639BF98"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No internet</w:t>
            </w:r>
          </w:p>
          <w:p w14:paraId="7077DD18"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You logged as an Admin or user</w:t>
            </w:r>
          </w:p>
        </w:tc>
      </w:tr>
    </w:tbl>
    <w:p w14:paraId="1238B8A9" w14:textId="77777777" w:rsidR="00DD1CE8" w:rsidRDefault="00DD1CE8" w:rsidP="00DD1CE8">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0"/>
        <w:gridCol w:w="6526"/>
      </w:tblGrid>
      <w:tr w:rsidR="00DD1CE8" w14:paraId="278573F3"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2510DE33" w14:textId="77777777" w:rsidR="00DD1CE8" w:rsidRDefault="00DD1CE8">
            <w:pPr>
              <w:rPr>
                <w:b/>
                <w:bCs/>
                <w:kern w:val="2"/>
                <w:szCs w:val="20"/>
                <w:lang w:eastAsia="tr-TR"/>
                <w14:ligatures w14:val="standardContextual"/>
              </w:rPr>
            </w:pPr>
            <w:r>
              <w:rPr>
                <w:b/>
                <w:bCs/>
                <w:kern w:val="2"/>
                <w:lang w:eastAsia="tr-TR"/>
                <w14:ligatures w14:val="standardContextual"/>
              </w:rPr>
              <w:t>Use case-16</w:t>
            </w:r>
          </w:p>
        </w:tc>
        <w:tc>
          <w:tcPr>
            <w:tcW w:w="8046" w:type="dxa"/>
            <w:tcBorders>
              <w:top w:val="single" w:sz="4" w:space="0" w:color="auto"/>
              <w:left w:val="single" w:sz="4" w:space="0" w:color="auto"/>
              <w:bottom w:val="single" w:sz="4" w:space="0" w:color="auto"/>
              <w:right w:val="single" w:sz="4" w:space="0" w:color="auto"/>
            </w:tcBorders>
            <w:hideMark/>
          </w:tcPr>
          <w:p w14:paraId="132903DA" w14:textId="77777777" w:rsidR="00DD1CE8" w:rsidRDefault="00DD1CE8">
            <w:pPr>
              <w:rPr>
                <w:kern w:val="2"/>
                <w:lang w:eastAsia="tr-TR"/>
                <w14:ligatures w14:val="standardContextual"/>
              </w:rPr>
            </w:pPr>
            <w:r>
              <w:rPr>
                <w:kern w:val="2"/>
                <w:lang w:eastAsia="tr-TR"/>
                <w14:ligatures w14:val="standardContextual"/>
              </w:rPr>
              <w:t xml:space="preserve">Waiting for volunteering </w:t>
            </w:r>
          </w:p>
        </w:tc>
      </w:tr>
      <w:tr w:rsidR="00DD1CE8" w14:paraId="209FB34C"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45BDFC21" w14:textId="77777777" w:rsidR="00DD1CE8" w:rsidRDefault="00DD1CE8">
            <w:pPr>
              <w:rPr>
                <w:b/>
                <w:bCs/>
                <w:kern w:val="2"/>
                <w:lang w:eastAsia="tr-TR"/>
                <w14:ligatures w14:val="standardContextual"/>
              </w:rPr>
            </w:pPr>
            <w:r>
              <w:rPr>
                <w:b/>
                <w:bCs/>
                <w:kern w:val="2"/>
                <w:lang w:eastAsia="tr-TR"/>
                <w14:ligatures w14:val="standardContextual"/>
              </w:rPr>
              <w:t>Actor</w:t>
            </w:r>
          </w:p>
        </w:tc>
        <w:tc>
          <w:tcPr>
            <w:tcW w:w="8046" w:type="dxa"/>
            <w:tcBorders>
              <w:top w:val="single" w:sz="4" w:space="0" w:color="auto"/>
              <w:left w:val="single" w:sz="4" w:space="0" w:color="auto"/>
              <w:bottom w:val="single" w:sz="4" w:space="0" w:color="auto"/>
              <w:right w:val="single" w:sz="4" w:space="0" w:color="auto"/>
            </w:tcBorders>
            <w:hideMark/>
          </w:tcPr>
          <w:p w14:paraId="247E6970" w14:textId="77777777" w:rsidR="00DD1CE8" w:rsidRDefault="00DD1CE8">
            <w:pPr>
              <w:rPr>
                <w:kern w:val="2"/>
                <w:lang w:eastAsia="tr-TR"/>
                <w14:ligatures w14:val="standardContextual"/>
              </w:rPr>
            </w:pPr>
            <w:r>
              <w:rPr>
                <w:kern w:val="2"/>
                <w:lang w:eastAsia="tr-TR"/>
                <w14:ligatures w14:val="standardContextual"/>
              </w:rPr>
              <w:t>Volunteer</w:t>
            </w:r>
          </w:p>
        </w:tc>
      </w:tr>
      <w:tr w:rsidR="00DD1CE8" w14:paraId="1AF6027E"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29AE3AA2" w14:textId="77777777" w:rsidR="00DD1CE8" w:rsidRDefault="00DD1CE8">
            <w:pPr>
              <w:rPr>
                <w:b/>
                <w:bCs/>
                <w:kern w:val="2"/>
                <w:lang w:eastAsia="tr-TR"/>
                <w14:ligatures w14:val="standardContextual"/>
              </w:rPr>
            </w:pPr>
            <w:r>
              <w:rPr>
                <w:b/>
                <w:bCs/>
                <w:kern w:val="2"/>
                <w:lang w:eastAsia="tr-TR"/>
                <w14:ligatures w14:val="standardContextual"/>
              </w:rPr>
              <w:t xml:space="preserve">Goal </w:t>
            </w:r>
          </w:p>
        </w:tc>
        <w:tc>
          <w:tcPr>
            <w:tcW w:w="8046" w:type="dxa"/>
            <w:tcBorders>
              <w:top w:val="single" w:sz="4" w:space="0" w:color="auto"/>
              <w:left w:val="single" w:sz="4" w:space="0" w:color="auto"/>
              <w:bottom w:val="single" w:sz="4" w:space="0" w:color="auto"/>
              <w:right w:val="single" w:sz="4" w:space="0" w:color="auto"/>
            </w:tcBorders>
            <w:hideMark/>
          </w:tcPr>
          <w:p w14:paraId="1C0C3265" w14:textId="77777777" w:rsidR="00DD1CE8" w:rsidRDefault="00DD1CE8">
            <w:pPr>
              <w:rPr>
                <w:kern w:val="2"/>
                <w:lang w:eastAsia="tr-TR"/>
                <w14:ligatures w14:val="standardContextual"/>
              </w:rPr>
            </w:pPr>
            <w:r>
              <w:rPr>
                <w:kern w:val="2"/>
                <w:lang w:eastAsia="tr-TR"/>
                <w14:ligatures w14:val="standardContextual"/>
              </w:rPr>
              <w:t>To take the pet to the user</w:t>
            </w:r>
          </w:p>
        </w:tc>
      </w:tr>
      <w:tr w:rsidR="00DD1CE8" w14:paraId="0D95D352"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6ACA5F48" w14:textId="77777777" w:rsidR="00DD1CE8" w:rsidRDefault="00DD1CE8">
            <w:pPr>
              <w:rPr>
                <w:b/>
                <w:bCs/>
                <w:kern w:val="2"/>
                <w:lang w:eastAsia="tr-TR"/>
                <w14:ligatures w14:val="standardContextual"/>
              </w:rPr>
            </w:pPr>
            <w:r>
              <w:rPr>
                <w:b/>
                <w:bCs/>
                <w:kern w:val="2"/>
                <w:lang w:eastAsia="tr-TR"/>
                <w14:ligatures w14:val="standardContextual"/>
              </w:rPr>
              <w:t>Preconditions</w:t>
            </w:r>
          </w:p>
        </w:tc>
        <w:tc>
          <w:tcPr>
            <w:tcW w:w="8046" w:type="dxa"/>
            <w:tcBorders>
              <w:top w:val="single" w:sz="4" w:space="0" w:color="auto"/>
              <w:left w:val="single" w:sz="4" w:space="0" w:color="auto"/>
              <w:bottom w:val="single" w:sz="4" w:space="0" w:color="auto"/>
              <w:right w:val="single" w:sz="4" w:space="0" w:color="auto"/>
            </w:tcBorders>
            <w:hideMark/>
          </w:tcPr>
          <w:p w14:paraId="70B6403E"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Logged as an volunteer</w:t>
            </w:r>
          </w:p>
          <w:p w14:paraId="1ACB8ABA"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Get a notification from the admin</w:t>
            </w:r>
          </w:p>
        </w:tc>
      </w:tr>
      <w:tr w:rsidR="00DD1CE8" w14:paraId="0CDDB6C1"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47D8AAC9" w14:textId="77777777" w:rsidR="00DD1CE8" w:rsidRDefault="00DD1CE8">
            <w:pPr>
              <w:rPr>
                <w:b/>
                <w:bCs/>
                <w:kern w:val="2"/>
                <w:lang w:eastAsia="tr-TR"/>
                <w14:ligatures w14:val="standardContextual"/>
              </w:rPr>
            </w:pPr>
            <w:r>
              <w:rPr>
                <w:b/>
                <w:bCs/>
                <w:kern w:val="2"/>
                <w:lang w:eastAsia="tr-TR"/>
                <w14:ligatures w14:val="standardContextual"/>
              </w:rPr>
              <w:t>Stimulus</w:t>
            </w:r>
          </w:p>
        </w:tc>
        <w:tc>
          <w:tcPr>
            <w:tcW w:w="8046" w:type="dxa"/>
            <w:tcBorders>
              <w:top w:val="single" w:sz="4" w:space="0" w:color="auto"/>
              <w:left w:val="single" w:sz="4" w:space="0" w:color="auto"/>
              <w:bottom w:val="single" w:sz="4" w:space="0" w:color="auto"/>
              <w:right w:val="single" w:sz="4" w:space="0" w:color="auto"/>
            </w:tcBorders>
            <w:hideMark/>
          </w:tcPr>
          <w:p w14:paraId="5E1CAB1F" w14:textId="77777777" w:rsidR="00DD1CE8" w:rsidRDefault="00DD1CE8">
            <w:pPr>
              <w:rPr>
                <w:b/>
                <w:bCs/>
                <w:kern w:val="2"/>
                <w:lang w:eastAsia="tr-TR"/>
                <w14:ligatures w14:val="standardContextual"/>
              </w:rPr>
            </w:pPr>
          </w:p>
        </w:tc>
      </w:tr>
      <w:tr w:rsidR="00DD1CE8" w14:paraId="10D3A054"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30B8D292" w14:textId="77777777" w:rsidR="00DD1CE8" w:rsidRDefault="00DD1CE8">
            <w:pPr>
              <w:rPr>
                <w:b/>
                <w:bCs/>
                <w:kern w:val="2"/>
                <w:lang w:eastAsia="tr-TR"/>
                <w14:ligatures w14:val="standardContextual"/>
              </w:rPr>
            </w:pPr>
            <w:r>
              <w:rPr>
                <w:b/>
                <w:bCs/>
                <w:kern w:val="2"/>
                <w:lang w:eastAsia="tr-TR"/>
                <w14:ligatures w14:val="standardContextual"/>
              </w:rPr>
              <w:t>Scenario</w:t>
            </w:r>
          </w:p>
        </w:tc>
        <w:tc>
          <w:tcPr>
            <w:tcW w:w="8046" w:type="dxa"/>
            <w:tcBorders>
              <w:top w:val="single" w:sz="4" w:space="0" w:color="auto"/>
              <w:left w:val="single" w:sz="4" w:space="0" w:color="auto"/>
              <w:bottom w:val="single" w:sz="4" w:space="0" w:color="auto"/>
              <w:right w:val="single" w:sz="4" w:space="0" w:color="auto"/>
            </w:tcBorders>
            <w:hideMark/>
          </w:tcPr>
          <w:p w14:paraId="3D72F751" w14:textId="77777777" w:rsidR="00DD1CE8" w:rsidRDefault="00DD1CE8">
            <w:pPr>
              <w:rPr>
                <w:rFonts w:eastAsia="Times" w:cs="Times"/>
                <w:kern w:val="2"/>
                <w:lang w:eastAsia="tr-TR"/>
                <w14:ligatures w14:val="standardContextual"/>
              </w:rPr>
            </w:pPr>
            <w:r>
              <w:rPr>
                <w:rFonts w:eastAsia="Times" w:cs="Times"/>
                <w:kern w:val="2"/>
                <w:lang w:eastAsia="tr-TR"/>
                <w14:ligatures w14:val="standardContextual"/>
              </w:rPr>
              <w:t>1-Logged as an volunteer</w:t>
            </w:r>
          </w:p>
          <w:p w14:paraId="7E86B4D1" w14:textId="77777777" w:rsidR="00DD1CE8" w:rsidRDefault="00DD1CE8">
            <w:pPr>
              <w:rPr>
                <w:rFonts w:eastAsia="Times" w:cs="Times"/>
                <w:kern w:val="2"/>
                <w:lang w:eastAsia="tr-TR"/>
                <w14:ligatures w14:val="standardContextual"/>
              </w:rPr>
            </w:pPr>
            <w:r>
              <w:rPr>
                <w:rFonts w:eastAsia="Times" w:cs="Times"/>
                <w:kern w:val="2"/>
                <w:lang w:eastAsia="tr-TR"/>
                <w14:ligatures w14:val="standardContextual"/>
              </w:rPr>
              <w:lastRenderedPageBreak/>
              <w:t>2-Can decline or accept the adoption application</w:t>
            </w:r>
          </w:p>
        </w:tc>
      </w:tr>
      <w:tr w:rsidR="00DD1CE8" w14:paraId="6F3E7642"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21BA674C" w14:textId="77777777" w:rsidR="00DD1CE8" w:rsidRDefault="00DD1CE8">
            <w:pPr>
              <w:rPr>
                <w:b/>
                <w:bCs/>
                <w:kern w:val="2"/>
                <w:lang w:eastAsia="tr-TR"/>
                <w14:ligatures w14:val="standardContextual"/>
              </w:rPr>
            </w:pPr>
            <w:r>
              <w:rPr>
                <w:b/>
                <w:bCs/>
                <w:kern w:val="2"/>
                <w:lang w:eastAsia="tr-TR"/>
                <w14:ligatures w14:val="standardContextual"/>
              </w:rPr>
              <w:lastRenderedPageBreak/>
              <w:t xml:space="preserve">Exceptions </w:t>
            </w:r>
          </w:p>
        </w:tc>
        <w:tc>
          <w:tcPr>
            <w:tcW w:w="8046" w:type="dxa"/>
            <w:tcBorders>
              <w:top w:val="single" w:sz="4" w:space="0" w:color="auto"/>
              <w:left w:val="single" w:sz="4" w:space="0" w:color="auto"/>
              <w:bottom w:val="single" w:sz="4" w:space="0" w:color="auto"/>
              <w:right w:val="single" w:sz="4" w:space="0" w:color="auto"/>
            </w:tcBorders>
            <w:hideMark/>
          </w:tcPr>
          <w:p w14:paraId="07198B9B"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No internet</w:t>
            </w:r>
          </w:p>
          <w:p w14:paraId="7A0D673D"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 xml:space="preserve">You couldn’t log in as an volunteer </w:t>
            </w:r>
          </w:p>
        </w:tc>
      </w:tr>
    </w:tbl>
    <w:p w14:paraId="4A4BBFC8" w14:textId="77777777" w:rsidR="00DD1CE8" w:rsidRDefault="00DD1CE8" w:rsidP="00DD1CE8">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9"/>
        <w:gridCol w:w="6527"/>
      </w:tblGrid>
      <w:tr w:rsidR="00DD1CE8" w14:paraId="320259E7"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57093498" w14:textId="77777777" w:rsidR="00DD1CE8" w:rsidRDefault="00DD1CE8">
            <w:pPr>
              <w:rPr>
                <w:b/>
                <w:bCs/>
                <w:kern w:val="2"/>
                <w:szCs w:val="20"/>
                <w:lang w:eastAsia="tr-TR"/>
                <w14:ligatures w14:val="standardContextual"/>
              </w:rPr>
            </w:pPr>
            <w:r>
              <w:rPr>
                <w:b/>
                <w:bCs/>
                <w:kern w:val="2"/>
                <w:lang w:eastAsia="tr-TR"/>
                <w14:ligatures w14:val="standardContextual"/>
              </w:rPr>
              <w:t>Use case-17</w:t>
            </w:r>
          </w:p>
        </w:tc>
        <w:tc>
          <w:tcPr>
            <w:tcW w:w="8046" w:type="dxa"/>
            <w:tcBorders>
              <w:top w:val="single" w:sz="4" w:space="0" w:color="auto"/>
              <w:left w:val="single" w:sz="4" w:space="0" w:color="auto"/>
              <w:bottom w:val="single" w:sz="4" w:space="0" w:color="auto"/>
              <w:right w:val="single" w:sz="4" w:space="0" w:color="auto"/>
            </w:tcBorders>
            <w:hideMark/>
          </w:tcPr>
          <w:p w14:paraId="17339C5D" w14:textId="77777777" w:rsidR="00DD1CE8" w:rsidRDefault="00DD1CE8">
            <w:pPr>
              <w:rPr>
                <w:kern w:val="2"/>
                <w:lang w:eastAsia="tr-TR"/>
                <w14:ligatures w14:val="standardContextual"/>
              </w:rPr>
            </w:pPr>
            <w:r>
              <w:rPr>
                <w:kern w:val="2"/>
                <w:lang w:eastAsia="tr-TR"/>
                <w14:ligatures w14:val="standardContextual"/>
              </w:rPr>
              <w:t>Profile</w:t>
            </w:r>
          </w:p>
        </w:tc>
      </w:tr>
      <w:tr w:rsidR="00DD1CE8" w14:paraId="6AB29CB3"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1F3FBCA6" w14:textId="77777777" w:rsidR="00DD1CE8" w:rsidRDefault="00DD1CE8">
            <w:pPr>
              <w:rPr>
                <w:b/>
                <w:bCs/>
                <w:kern w:val="2"/>
                <w:lang w:eastAsia="tr-TR"/>
                <w14:ligatures w14:val="standardContextual"/>
              </w:rPr>
            </w:pPr>
            <w:r>
              <w:rPr>
                <w:b/>
                <w:bCs/>
                <w:kern w:val="2"/>
                <w:lang w:eastAsia="tr-TR"/>
                <w14:ligatures w14:val="standardContextual"/>
              </w:rPr>
              <w:t>Actor</w:t>
            </w:r>
          </w:p>
        </w:tc>
        <w:tc>
          <w:tcPr>
            <w:tcW w:w="8046" w:type="dxa"/>
            <w:tcBorders>
              <w:top w:val="single" w:sz="4" w:space="0" w:color="auto"/>
              <w:left w:val="single" w:sz="4" w:space="0" w:color="auto"/>
              <w:bottom w:val="single" w:sz="4" w:space="0" w:color="auto"/>
              <w:right w:val="single" w:sz="4" w:space="0" w:color="auto"/>
            </w:tcBorders>
            <w:hideMark/>
          </w:tcPr>
          <w:p w14:paraId="6B34FBF3" w14:textId="77777777" w:rsidR="00DD1CE8" w:rsidRDefault="00DD1CE8">
            <w:pPr>
              <w:rPr>
                <w:kern w:val="2"/>
                <w:lang w:eastAsia="tr-TR"/>
                <w14:ligatures w14:val="standardContextual"/>
              </w:rPr>
            </w:pPr>
            <w:r>
              <w:rPr>
                <w:kern w:val="2"/>
                <w:lang w:eastAsia="tr-TR"/>
                <w14:ligatures w14:val="standardContextual"/>
              </w:rPr>
              <w:t>Volunteer</w:t>
            </w:r>
          </w:p>
        </w:tc>
      </w:tr>
      <w:tr w:rsidR="00DD1CE8" w14:paraId="22519F81"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61326FF1" w14:textId="77777777" w:rsidR="00DD1CE8" w:rsidRDefault="00DD1CE8">
            <w:pPr>
              <w:rPr>
                <w:b/>
                <w:bCs/>
                <w:kern w:val="2"/>
                <w:lang w:eastAsia="tr-TR"/>
                <w14:ligatures w14:val="standardContextual"/>
              </w:rPr>
            </w:pPr>
            <w:r>
              <w:rPr>
                <w:b/>
                <w:bCs/>
                <w:kern w:val="2"/>
                <w:lang w:eastAsia="tr-TR"/>
                <w14:ligatures w14:val="standardContextual"/>
              </w:rPr>
              <w:t xml:space="preserve">Goal </w:t>
            </w:r>
          </w:p>
        </w:tc>
        <w:tc>
          <w:tcPr>
            <w:tcW w:w="8046" w:type="dxa"/>
            <w:tcBorders>
              <w:top w:val="single" w:sz="4" w:space="0" w:color="auto"/>
              <w:left w:val="single" w:sz="4" w:space="0" w:color="auto"/>
              <w:bottom w:val="single" w:sz="4" w:space="0" w:color="auto"/>
              <w:right w:val="single" w:sz="4" w:space="0" w:color="auto"/>
            </w:tcBorders>
            <w:hideMark/>
          </w:tcPr>
          <w:p w14:paraId="66FD667C" w14:textId="77777777" w:rsidR="00DD1CE8" w:rsidRDefault="00DD1CE8">
            <w:pPr>
              <w:rPr>
                <w:kern w:val="2"/>
                <w:lang w:eastAsia="tr-TR"/>
                <w14:ligatures w14:val="standardContextual"/>
              </w:rPr>
            </w:pPr>
            <w:r>
              <w:rPr>
                <w:kern w:val="2"/>
                <w:lang w:eastAsia="tr-TR"/>
                <w14:ligatures w14:val="standardContextual"/>
              </w:rPr>
              <w:t>To modify information</w:t>
            </w:r>
          </w:p>
        </w:tc>
      </w:tr>
      <w:tr w:rsidR="00DD1CE8" w14:paraId="3A3F4580"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3060E664" w14:textId="77777777" w:rsidR="00DD1CE8" w:rsidRDefault="00DD1CE8">
            <w:pPr>
              <w:rPr>
                <w:b/>
                <w:bCs/>
                <w:kern w:val="2"/>
                <w:lang w:eastAsia="tr-TR"/>
                <w14:ligatures w14:val="standardContextual"/>
              </w:rPr>
            </w:pPr>
            <w:r>
              <w:rPr>
                <w:b/>
                <w:bCs/>
                <w:kern w:val="2"/>
                <w:lang w:eastAsia="tr-TR"/>
                <w14:ligatures w14:val="standardContextual"/>
              </w:rPr>
              <w:t>Preconditions</w:t>
            </w:r>
          </w:p>
        </w:tc>
        <w:tc>
          <w:tcPr>
            <w:tcW w:w="8046" w:type="dxa"/>
            <w:tcBorders>
              <w:top w:val="single" w:sz="4" w:space="0" w:color="auto"/>
              <w:left w:val="single" w:sz="4" w:space="0" w:color="auto"/>
              <w:bottom w:val="single" w:sz="4" w:space="0" w:color="auto"/>
              <w:right w:val="single" w:sz="4" w:space="0" w:color="auto"/>
            </w:tcBorders>
            <w:hideMark/>
          </w:tcPr>
          <w:p w14:paraId="10734B98"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Logged as an Admin</w:t>
            </w:r>
          </w:p>
          <w:p w14:paraId="3227C1B7"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Click on profile from waiting for volunteering page</w:t>
            </w:r>
          </w:p>
        </w:tc>
      </w:tr>
      <w:tr w:rsidR="00DD1CE8" w14:paraId="12F38B81"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285A05EF" w14:textId="77777777" w:rsidR="00DD1CE8" w:rsidRDefault="00DD1CE8">
            <w:pPr>
              <w:rPr>
                <w:b/>
                <w:bCs/>
                <w:kern w:val="2"/>
                <w:lang w:eastAsia="tr-TR"/>
                <w14:ligatures w14:val="standardContextual"/>
              </w:rPr>
            </w:pPr>
            <w:r>
              <w:rPr>
                <w:b/>
                <w:bCs/>
                <w:kern w:val="2"/>
                <w:lang w:eastAsia="tr-TR"/>
                <w14:ligatures w14:val="standardContextual"/>
              </w:rPr>
              <w:t>Stimulus</w:t>
            </w:r>
          </w:p>
        </w:tc>
        <w:tc>
          <w:tcPr>
            <w:tcW w:w="8046" w:type="dxa"/>
            <w:tcBorders>
              <w:top w:val="single" w:sz="4" w:space="0" w:color="auto"/>
              <w:left w:val="single" w:sz="4" w:space="0" w:color="auto"/>
              <w:bottom w:val="single" w:sz="4" w:space="0" w:color="auto"/>
              <w:right w:val="single" w:sz="4" w:space="0" w:color="auto"/>
            </w:tcBorders>
            <w:hideMark/>
          </w:tcPr>
          <w:p w14:paraId="20A271C6" w14:textId="77777777" w:rsidR="00DD1CE8" w:rsidRDefault="00DD1CE8">
            <w:pPr>
              <w:rPr>
                <w:kern w:val="2"/>
                <w:lang w:eastAsia="tr-TR"/>
                <w14:ligatures w14:val="standardContextual"/>
              </w:rPr>
            </w:pPr>
            <w:r>
              <w:rPr>
                <w:kern w:val="2"/>
                <w:lang w:eastAsia="tr-TR"/>
                <w14:ligatures w14:val="standardContextual"/>
              </w:rPr>
              <w:t>The user wants to check or modify his own information</w:t>
            </w:r>
          </w:p>
        </w:tc>
      </w:tr>
      <w:tr w:rsidR="00DD1CE8" w14:paraId="740D9DC7"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243B8DC9" w14:textId="77777777" w:rsidR="00DD1CE8" w:rsidRDefault="00DD1CE8">
            <w:pPr>
              <w:rPr>
                <w:b/>
                <w:bCs/>
                <w:kern w:val="2"/>
                <w:lang w:eastAsia="tr-TR"/>
                <w14:ligatures w14:val="standardContextual"/>
              </w:rPr>
            </w:pPr>
            <w:r>
              <w:rPr>
                <w:b/>
                <w:bCs/>
                <w:kern w:val="2"/>
                <w:lang w:eastAsia="tr-TR"/>
                <w14:ligatures w14:val="standardContextual"/>
              </w:rPr>
              <w:t>Scenario</w:t>
            </w:r>
          </w:p>
        </w:tc>
        <w:tc>
          <w:tcPr>
            <w:tcW w:w="8046" w:type="dxa"/>
            <w:tcBorders>
              <w:top w:val="single" w:sz="4" w:space="0" w:color="auto"/>
              <w:left w:val="single" w:sz="4" w:space="0" w:color="auto"/>
              <w:bottom w:val="single" w:sz="4" w:space="0" w:color="auto"/>
              <w:right w:val="single" w:sz="4" w:space="0" w:color="auto"/>
            </w:tcBorders>
            <w:hideMark/>
          </w:tcPr>
          <w:p w14:paraId="1BBB1B28" w14:textId="77777777" w:rsidR="00DD1CE8" w:rsidRDefault="00DD1CE8">
            <w:pPr>
              <w:rPr>
                <w:rFonts w:eastAsia="Times" w:cs="Times"/>
                <w:kern w:val="2"/>
                <w:lang w:eastAsia="tr-TR"/>
                <w14:ligatures w14:val="standardContextual"/>
              </w:rPr>
            </w:pPr>
            <w:r>
              <w:rPr>
                <w:rFonts w:eastAsia="Times" w:cs="Times"/>
                <w:kern w:val="2"/>
                <w:lang w:eastAsia="tr-TR"/>
                <w14:ligatures w14:val="standardContextual"/>
              </w:rPr>
              <w:t>Click on profile from Adoption application page</w:t>
            </w:r>
          </w:p>
        </w:tc>
      </w:tr>
      <w:tr w:rsidR="00DD1CE8" w14:paraId="6D5250CE" w14:textId="77777777" w:rsidTr="00DD1CE8">
        <w:tc>
          <w:tcPr>
            <w:tcW w:w="1818" w:type="dxa"/>
            <w:tcBorders>
              <w:top w:val="single" w:sz="4" w:space="0" w:color="auto"/>
              <w:left w:val="single" w:sz="4" w:space="0" w:color="auto"/>
              <w:bottom w:val="single" w:sz="4" w:space="0" w:color="auto"/>
              <w:right w:val="single" w:sz="4" w:space="0" w:color="auto"/>
            </w:tcBorders>
            <w:hideMark/>
          </w:tcPr>
          <w:p w14:paraId="496AC9BD" w14:textId="77777777" w:rsidR="00DD1CE8" w:rsidRDefault="00DD1CE8">
            <w:pPr>
              <w:rPr>
                <w:b/>
                <w:bCs/>
                <w:kern w:val="2"/>
                <w:lang w:eastAsia="tr-TR"/>
                <w14:ligatures w14:val="standardContextual"/>
              </w:rPr>
            </w:pPr>
            <w:r>
              <w:rPr>
                <w:b/>
                <w:bCs/>
                <w:kern w:val="2"/>
                <w:lang w:eastAsia="tr-TR"/>
                <w14:ligatures w14:val="standardContextual"/>
              </w:rPr>
              <w:t xml:space="preserve">Exceptions </w:t>
            </w:r>
          </w:p>
        </w:tc>
        <w:tc>
          <w:tcPr>
            <w:tcW w:w="8046" w:type="dxa"/>
            <w:tcBorders>
              <w:top w:val="single" w:sz="4" w:space="0" w:color="auto"/>
              <w:left w:val="single" w:sz="4" w:space="0" w:color="auto"/>
              <w:bottom w:val="single" w:sz="4" w:space="0" w:color="auto"/>
              <w:right w:val="single" w:sz="4" w:space="0" w:color="auto"/>
            </w:tcBorders>
            <w:hideMark/>
          </w:tcPr>
          <w:p w14:paraId="20CA279C"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No internet</w:t>
            </w:r>
          </w:p>
          <w:p w14:paraId="065E5E3F" w14:textId="77777777" w:rsidR="00DD1CE8" w:rsidRDefault="00DD1CE8" w:rsidP="00DD1CE8">
            <w:pPr>
              <w:pStyle w:val="ListParagraph"/>
              <w:numPr>
                <w:ilvl w:val="0"/>
                <w:numId w:val="46"/>
              </w:numPr>
              <w:spacing w:after="200" w:line="360" w:lineRule="auto"/>
              <w:jc w:val="both"/>
              <w:rPr>
                <w:kern w:val="2"/>
                <w:lang w:eastAsia="tr-TR"/>
                <w14:ligatures w14:val="standardContextual"/>
              </w:rPr>
            </w:pPr>
            <w:r>
              <w:rPr>
                <w:kern w:val="2"/>
                <w:lang w:eastAsia="tr-TR"/>
                <w14:ligatures w14:val="standardContextual"/>
              </w:rPr>
              <w:t xml:space="preserve">You didnt log in as a volunteer </w:t>
            </w:r>
          </w:p>
        </w:tc>
      </w:tr>
    </w:tbl>
    <w:p w14:paraId="175D5F3E" w14:textId="77777777" w:rsidR="001B595E" w:rsidRDefault="001B595E" w:rsidP="00654300">
      <w:pPr>
        <w:rPr>
          <w:b/>
          <w:bCs/>
          <w:color w:val="000000" w:themeColor="text1"/>
          <w:lang w:val="en-US"/>
        </w:rPr>
      </w:pPr>
    </w:p>
    <w:p w14:paraId="60C2F10E" w14:textId="77777777" w:rsidR="001B595E" w:rsidRDefault="001B595E" w:rsidP="00654300">
      <w:pPr>
        <w:rPr>
          <w:b/>
          <w:bCs/>
          <w:color w:val="000000" w:themeColor="text1"/>
          <w:lang w:val="en-US"/>
        </w:rPr>
      </w:pPr>
    </w:p>
    <w:p w14:paraId="5DC55EE7" w14:textId="77777777" w:rsidR="001B595E" w:rsidRDefault="001B595E" w:rsidP="00654300">
      <w:pPr>
        <w:rPr>
          <w:b/>
          <w:bCs/>
          <w:color w:val="000000" w:themeColor="text1"/>
          <w:lang w:val="en-US"/>
        </w:rPr>
      </w:pPr>
    </w:p>
    <w:p w14:paraId="02548BC9" w14:textId="7298E64F" w:rsidR="001B595E" w:rsidRPr="00636D2E" w:rsidRDefault="001B595E" w:rsidP="00654300">
      <w:pPr>
        <w:rPr>
          <w:b/>
          <w:bCs/>
          <w:color w:val="4472C4" w:themeColor="accent1"/>
          <w:sz w:val="36"/>
          <w:szCs w:val="32"/>
          <w:lang w:val="en-US"/>
        </w:rPr>
      </w:pPr>
      <w:r w:rsidRPr="00636D2E">
        <w:rPr>
          <w:b/>
          <w:bCs/>
          <w:color w:val="4472C4" w:themeColor="accent1"/>
          <w:sz w:val="36"/>
          <w:szCs w:val="32"/>
          <w:lang w:val="en-US"/>
        </w:rPr>
        <w:t>User-Interface:</w:t>
      </w:r>
    </w:p>
    <w:p w14:paraId="146FD629" w14:textId="5BB10E2A" w:rsidR="001B595E" w:rsidRDefault="001B595E" w:rsidP="00654300">
      <w:pPr>
        <w:rPr>
          <w:b/>
          <w:bCs/>
          <w:color w:val="000000" w:themeColor="text1"/>
          <w:sz w:val="28"/>
          <w:szCs w:val="24"/>
          <w:lang w:val="en-US"/>
        </w:rPr>
      </w:pPr>
      <w:r>
        <w:rPr>
          <w:b/>
          <w:bCs/>
          <w:color w:val="000000" w:themeColor="text1"/>
          <w:sz w:val="28"/>
          <w:szCs w:val="24"/>
          <w:lang w:val="en-US"/>
        </w:rPr>
        <w:t>For admin:</w:t>
      </w:r>
    </w:p>
    <w:p w14:paraId="449DED79" w14:textId="77777777" w:rsidR="001B595E" w:rsidRDefault="001B595E" w:rsidP="001B595E">
      <w:pPr>
        <w:rPr>
          <w:b/>
          <w:bCs/>
          <w:noProof/>
          <w:color w:val="000000" w:themeColor="text1"/>
          <w:sz w:val="32"/>
          <w:szCs w:val="28"/>
          <w:lang w:val="en-US"/>
        </w:rPr>
      </w:pPr>
      <w:r>
        <w:rPr>
          <w:b/>
          <w:bCs/>
          <w:noProof/>
          <w:color w:val="000000" w:themeColor="text1"/>
          <w:sz w:val="32"/>
          <w:szCs w:val="28"/>
          <w:lang w:val="en-US"/>
        </w:rPr>
        <w:lastRenderedPageBreak/>
        <w:drawing>
          <wp:inline distT="0" distB="0" distL="0" distR="0" wp14:anchorId="3748D944" wp14:editId="46720890">
            <wp:extent cx="2562225" cy="5038725"/>
            <wp:effectExtent l="0" t="0" r="9525" b="9525"/>
            <wp:docPr id="1252752268" name="Picture 1" descr="A phone with a logo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52268" name="Picture 1" descr="A phone with a logo on i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562225" cy="5038725"/>
                    </a:xfrm>
                    <a:prstGeom prst="rect">
                      <a:avLst/>
                    </a:prstGeom>
                  </pic:spPr>
                </pic:pic>
              </a:graphicData>
            </a:graphic>
          </wp:inline>
        </w:drawing>
      </w:r>
      <w:r>
        <w:rPr>
          <w:b/>
          <w:bCs/>
          <w:noProof/>
          <w:color w:val="000000" w:themeColor="text1"/>
          <w:sz w:val="32"/>
          <w:szCs w:val="28"/>
          <w:lang w:val="en-US"/>
        </w:rPr>
        <w:drawing>
          <wp:inline distT="0" distB="0" distL="0" distR="0" wp14:anchorId="6E1BA469" wp14:editId="1FBF533B">
            <wp:extent cx="2514600" cy="5000625"/>
            <wp:effectExtent l="0" t="0" r="0" b="9525"/>
            <wp:docPr id="1760281274" name="Picture 2" descr="A black cell phone with a cat and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81274" name="Picture 2" descr="A black cell phone with a cat and a blu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14600" cy="5000625"/>
                    </a:xfrm>
                    <a:prstGeom prst="rect">
                      <a:avLst/>
                    </a:prstGeom>
                  </pic:spPr>
                </pic:pic>
              </a:graphicData>
            </a:graphic>
          </wp:inline>
        </w:drawing>
      </w:r>
      <w:r>
        <w:rPr>
          <w:b/>
          <w:bCs/>
          <w:noProof/>
          <w:color w:val="000000" w:themeColor="text1"/>
          <w:sz w:val="32"/>
          <w:szCs w:val="28"/>
          <w:lang w:val="en-US"/>
        </w:rPr>
        <w:lastRenderedPageBreak/>
        <w:drawing>
          <wp:inline distT="0" distB="0" distL="0" distR="0" wp14:anchorId="7F0FC5A4" wp14:editId="09E8CCE3">
            <wp:extent cx="2543175" cy="5067300"/>
            <wp:effectExtent l="0" t="0" r="9525" b="0"/>
            <wp:docPr id="239233858"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33858" name="Picture 3"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43175" cy="5067300"/>
                    </a:xfrm>
                    <a:prstGeom prst="rect">
                      <a:avLst/>
                    </a:prstGeom>
                  </pic:spPr>
                </pic:pic>
              </a:graphicData>
            </a:graphic>
          </wp:inline>
        </w:drawing>
      </w:r>
      <w:r>
        <w:rPr>
          <w:b/>
          <w:bCs/>
          <w:noProof/>
          <w:color w:val="000000" w:themeColor="text1"/>
          <w:sz w:val="32"/>
          <w:szCs w:val="28"/>
          <w:lang w:val="en-US"/>
        </w:rPr>
        <w:drawing>
          <wp:inline distT="0" distB="0" distL="0" distR="0" wp14:anchorId="504A36E8" wp14:editId="4308DAC2">
            <wp:extent cx="2562225" cy="5029200"/>
            <wp:effectExtent l="0" t="0" r="9525" b="0"/>
            <wp:docPr id="493865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65113" name="Picture 493865113"/>
                    <pic:cNvPicPr/>
                  </pic:nvPicPr>
                  <pic:blipFill>
                    <a:blip r:embed="rId21">
                      <a:extLst>
                        <a:ext uri="{28A0092B-C50C-407E-A947-70E740481C1C}">
                          <a14:useLocalDpi xmlns:a14="http://schemas.microsoft.com/office/drawing/2010/main" val="0"/>
                        </a:ext>
                      </a:extLst>
                    </a:blip>
                    <a:stretch>
                      <a:fillRect/>
                    </a:stretch>
                  </pic:blipFill>
                  <pic:spPr>
                    <a:xfrm>
                      <a:off x="0" y="0"/>
                      <a:ext cx="2562225" cy="5029200"/>
                    </a:xfrm>
                    <a:prstGeom prst="rect">
                      <a:avLst/>
                    </a:prstGeom>
                  </pic:spPr>
                </pic:pic>
              </a:graphicData>
            </a:graphic>
          </wp:inline>
        </w:drawing>
      </w:r>
      <w:r>
        <w:rPr>
          <w:b/>
          <w:bCs/>
          <w:noProof/>
          <w:color w:val="000000" w:themeColor="text1"/>
          <w:sz w:val="32"/>
          <w:szCs w:val="28"/>
          <w:lang w:val="en-US"/>
        </w:rPr>
        <w:lastRenderedPageBreak/>
        <w:drawing>
          <wp:inline distT="0" distB="0" distL="0" distR="0" wp14:anchorId="3CB81896" wp14:editId="264F80D9">
            <wp:extent cx="2514600" cy="4991100"/>
            <wp:effectExtent l="0" t="0" r="0" b="0"/>
            <wp:docPr id="1323179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7930" name="Picture 132317930"/>
                    <pic:cNvPicPr/>
                  </pic:nvPicPr>
                  <pic:blipFill>
                    <a:blip r:embed="rId22">
                      <a:extLst>
                        <a:ext uri="{28A0092B-C50C-407E-A947-70E740481C1C}">
                          <a14:useLocalDpi xmlns:a14="http://schemas.microsoft.com/office/drawing/2010/main" val="0"/>
                        </a:ext>
                      </a:extLst>
                    </a:blip>
                    <a:stretch>
                      <a:fillRect/>
                    </a:stretch>
                  </pic:blipFill>
                  <pic:spPr>
                    <a:xfrm>
                      <a:off x="0" y="0"/>
                      <a:ext cx="2514600" cy="4991100"/>
                    </a:xfrm>
                    <a:prstGeom prst="rect">
                      <a:avLst/>
                    </a:prstGeom>
                  </pic:spPr>
                </pic:pic>
              </a:graphicData>
            </a:graphic>
          </wp:inline>
        </w:drawing>
      </w:r>
      <w:r>
        <w:rPr>
          <w:b/>
          <w:bCs/>
          <w:noProof/>
          <w:color w:val="000000" w:themeColor="text1"/>
          <w:sz w:val="32"/>
          <w:szCs w:val="28"/>
          <w:lang w:val="en-US"/>
        </w:rPr>
        <w:drawing>
          <wp:inline distT="0" distB="0" distL="0" distR="0" wp14:anchorId="39C6ED86" wp14:editId="45BD2A74">
            <wp:extent cx="2447925" cy="5010150"/>
            <wp:effectExtent l="0" t="0" r="9525" b="0"/>
            <wp:docPr id="1737573078" name="Picture 6"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73078" name="Picture 6" descr="A screen shot of a cell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47925" cy="5010150"/>
                    </a:xfrm>
                    <a:prstGeom prst="rect">
                      <a:avLst/>
                    </a:prstGeom>
                  </pic:spPr>
                </pic:pic>
              </a:graphicData>
            </a:graphic>
          </wp:inline>
        </w:drawing>
      </w:r>
      <w:r>
        <w:rPr>
          <w:b/>
          <w:bCs/>
          <w:noProof/>
          <w:color w:val="000000" w:themeColor="text1"/>
          <w:sz w:val="32"/>
          <w:szCs w:val="28"/>
          <w:lang w:val="en-US"/>
        </w:rPr>
        <w:lastRenderedPageBreak/>
        <w:drawing>
          <wp:inline distT="0" distB="0" distL="0" distR="0" wp14:anchorId="39432436" wp14:editId="05128627">
            <wp:extent cx="2466975" cy="4991100"/>
            <wp:effectExtent l="0" t="0" r="9525" b="0"/>
            <wp:docPr id="78052082"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2082" name="Picture 7" descr="A screenshot of a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66975" cy="4991100"/>
                    </a:xfrm>
                    <a:prstGeom prst="rect">
                      <a:avLst/>
                    </a:prstGeom>
                  </pic:spPr>
                </pic:pic>
              </a:graphicData>
            </a:graphic>
          </wp:inline>
        </w:drawing>
      </w:r>
      <w:r>
        <w:rPr>
          <w:b/>
          <w:bCs/>
          <w:noProof/>
          <w:color w:val="000000" w:themeColor="text1"/>
          <w:sz w:val="32"/>
          <w:szCs w:val="28"/>
          <w:lang w:val="en-US"/>
        </w:rPr>
        <w:drawing>
          <wp:inline distT="0" distB="0" distL="0" distR="0" wp14:anchorId="5328EC4B" wp14:editId="32B129C3">
            <wp:extent cx="2571750" cy="5000625"/>
            <wp:effectExtent l="0" t="0" r="0" b="9525"/>
            <wp:docPr id="1308536794" name="Picture 8"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36794" name="Picture 8" descr="A screen shot of a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571750" cy="5000625"/>
                    </a:xfrm>
                    <a:prstGeom prst="rect">
                      <a:avLst/>
                    </a:prstGeom>
                  </pic:spPr>
                </pic:pic>
              </a:graphicData>
            </a:graphic>
          </wp:inline>
        </w:drawing>
      </w:r>
    </w:p>
    <w:p w14:paraId="5B86B22F" w14:textId="77777777" w:rsidR="001B595E" w:rsidRDefault="001B595E" w:rsidP="001B595E">
      <w:pPr>
        <w:rPr>
          <w:b/>
          <w:bCs/>
          <w:noProof/>
          <w:color w:val="000000" w:themeColor="text1"/>
          <w:sz w:val="32"/>
          <w:szCs w:val="28"/>
          <w:lang w:val="en-US"/>
        </w:rPr>
      </w:pPr>
    </w:p>
    <w:p w14:paraId="01B83552" w14:textId="77777777" w:rsidR="001B595E" w:rsidRDefault="001B595E" w:rsidP="001B595E">
      <w:pPr>
        <w:rPr>
          <w:b/>
          <w:bCs/>
          <w:noProof/>
          <w:color w:val="000000" w:themeColor="text1"/>
          <w:sz w:val="32"/>
          <w:szCs w:val="28"/>
          <w:lang w:val="en-US"/>
        </w:rPr>
      </w:pPr>
    </w:p>
    <w:p w14:paraId="0D9AFB73" w14:textId="77777777" w:rsidR="001B595E" w:rsidRDefault="001B595E" w:rsidP="001B595E">
      <w:pPr>
        <w:rPr>
          <w:b/>
          <w:bCs/>
          <w:noProof/>
          <w:color w:val="000000" w:themeColor="text1"/>
          <w:sz w:val="32"/>
          <w:szCs w:val="28"/>
          <w:lang w:val="en-US"/>
        </w:rPr>
      </w:pPr>
    </w:p>
    <w:p w14:paraId="448B5F80" w14:textId="77777777" w:rsidR="001B595E" w:rsidRDefault="001B595E" w:rsidP="001B595E">
      <w:pPr>
        <w:rPr>
          <w:b/>
          <w:bCs/>
          <w:noProof/>
          <w:color w:val="000000" w:themeColor="text1"/>
          <w:sz w:val="32"/>
          <w:szCs w:val="28"/>
          <w:lang w:val="en-US"/>
        </w:rPr>
      </w:pPr>
    </w:p>
    <w:p w14:paraId="5137DADA" w14:textId="77777777" w:rsidR="001B595E" w:rsidRDefault="001B595E" w:rsidP="001B595E">
      <w:pPr>
        <w:rPr>
          <w:b/>
          <w:bCs/>
          <w:noProof/>
          <w:color w:val="000000" w:themeColor="text1"/>
          <w:sz w:val="32"/>
          <w:szCs w:val="28"/>
          <w:lang w:val="en-US"/>
        </w:rPr>
      </w:pPr>
    </w:p>
    <w:p w14:paraId="62780D92" w14:textId="77777777" w:rsidR="001B595E" w:rsidRDefault="001B595E" w:rsidP="001B595E">
      <w:pPr>
        <w:rPr>
          <w:b/>
          <w:bCs/>
          <w:noProof/>
          <w:color w:val="000000" w:themeColor="text1"/>
          <w:sz w:val="32"/>
          <w:szCs w:val="28"/>
          <w:lang w:val="en-US"/>
        </w:rPr>
      </w:pPr>
    </w:p>
    <w:p w14:paraId="45235AD0" w14:textId="77777777" w:rsidR="001B595E" w:rsidRDefault="001B595E" w:rsidP="001B595E">
      <w:pPr>
        <w:rPr>
          <w:b/>
          <w:bCs/>
          <w:noProof/>
          <w:color w:val="000000" w:themeColor="text1"/>
          <w:sz w:val="32"/>
          <w:szCs w:val="28"/>
          <w:lang w:val="en-US"/>
        </w:rPr>
      </w:pPr>
    </w:p>
    <w:p w14:paraId="0B5398DC" w14:textId="77777777" w:rsidR="001B595E" w:rsidRDefault="001B595E" w:rsidP="001B595E">
      <w:pPr>
        <w:rPr>
          <w:b/>
          <w:bCs/>
          <w:noProof/>
          <w:color w:val="000000" w:themeColor="text1"/>
          <w:sz w:val="32"/>
          <w:szCs w:val="28"/>
          <w:lang w:val="en-US"/>
        </w:rPr>
      </w:pPr>
    </w:p>
    <w:p w14:paraId="6F8F633E" w14:textId="49558439" w:rsidR="001B595E" w:rsidRDefault="001B595E" w:rsidP="001B595E">
      <w:pPr>
        <w:rPr>
          <w:b/>
          <w:bCs/>
          <w:noProof/>
          <w:color w:val="000000" w:themeColor="text1"/>
          <w:sz w:val="32"/>
          <w:szCs w:val="28"/>
          <w:lang w:val="en-US"/>
        </w:rPr>
      </w:pPr>
      <w:r>
        <w:rPr>
          <w:b/>
          <w:bCs/>
          <w:noProof/>
          <w:color w:val="000000" w:themeColor="text1"/>
          <w:sz w:val="32"/>
          <w:szCs w:val="28"/>
          <w:lang w:val="en-US"/>
        </w:rPr>
        <w:drawing>
          <wp:inline distT="0" distB="0" distL="0" distR="0" wp14:anchorId="5923EFD0" wp14:editId="5571CFC3">
            <wp:extent cx="2571750" cy="4991100"/>
            <wp:effectExtent l="0" t="0" r="0" b="0"/>
            <wp:docPr id="20716360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36046" name="Picture 2071636046"/>
                    <pic:cNvPicPr/>
                  </pic:nvPicPr>
                  <pic:blipFill>
                    <a:blip r:embed="rId26">
                      <a:extLst>
                        <a:ext uri="{28A0092B-C50C-407E-A947-70E740481C1C}">
                          <a14:useLocalDpi xmlns:a14="http://schemas.microsoft.com/office/drawing/2010/main" val="0"/>
                        </a:ext>
                      </a:extLst>
                    </a:blip>
                    <a:stretch>
                      <a:fillRect/>
                    </a:stretch>
                  </pic:blipFill>
                  <pic:spPr>
                    <a:xfrm>
                      <a:off x="0" y="0"/>
                      <a:ext cx="2571750" cy="4991100"/>
                    </a:xfrm>
                    <a:prstGeom prst="rect">
                      <a:avLst/>
                    </a:prstGeom>
                  </pic:spPr>
                </pic:pic>
              </a:graphicData>
            </a:graphic>
          </wp:inline>
        </w:drawing>
      </w:r>
      <w:r>
        <w:rPr>
          <w:b/>
          <w:bCs/>
          <w:noProof/>
          <w:color w:val="000000" w:themeColor="text1"/>
          <w:sz w:val="32"/>
          <w:szCs w:val="28"/>
          <w:lang w:val="en-US"/>
        </w:rPr>
        <w:drawing>
          <wp:inline distT="0" distB="0" distL="0" distR="0" wp14:anchorId="192DDEFC" wp14:editId="6BF4AF28">
            <wp:extent cx="2447925" cy="4981575"/>
            <wp:effectExtent l="0" t="0" r="9525" b="9525"/>
            <wp:docPr id="163718683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86830" name="Picture 10" descr="A screenshot of a cell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447925" cy="4981575"/>
                    </a:xfrm>
                    <a:prstGeom prst="rect">
                      <a:avLst/>
                    </a:prstGeom>
                  </pic:spPr>
                </pic:pic>
              </a:graphicData>
            </a:graphic>
          </wp:inline>
        </w:drawing>
      </w:r>
    </w:p>
    <w:p w14:paraId="4A44E7D2" w14:textId="77777777" w:rsidR="001B595E" w:rsidRPr="001B595E" w:rsidRDefault="001B595E" w:rsidP="001B595E">
      <w:pPr>
        <w:rPr>
          <w:sz w:val="32"/>
          <w:szCs w:val="28"/>
          <w:lang w:val="en-US"/>
        </w:rPr>
      </w:pPr>
    </w:p>
    <w:p w14:paraId="14A2FC2F" w14:textId="77777777" w:rsidR="001B595E" w:rsidRPr="001B595E" w:rsidRDefault="001B595E" w:rsidP="001B595E">
      <w:pPr>
        <w:rPr>
          <w:sz w:val="32"/>
          <w:szCs w:val="28"/>
          <w:lang w:val="en-US"/>
        </w:rPr>
      </w:pPr>
    </w:p>
    <w:p w14:paraId="6AD39CE9" w14:textId="77777777" w:rsidR="001B595E" w:rsidRPr="001B595E" w:rsidRDefault="001B595E" w:rsidP="001B595E">
      <w:pPr>
        <w:rPr>
          <w:sz w:val="32"/>
          <w:szCs w:val="28"/>
          <w:lang w:val="en-US"/>
        </w:rPr>
      </w:pPr>
    </w:p>
    <w:p w14:paraId="149D6BDC" w14:textId="77777777" w:rsidR="001B595E" w:rsidRDefault="001B595E" w:rsidP="001B595E">
      <w:pPr>
        <w:rPr>
          <w:b/>
          <w:bCs/>
          <w:noProof/>
          <w:color w:val="000000" w:themeColor="text1"/>
          <w:sz w:val="32"/>
          <w:szCs w:val="28"/>
          <w:lang w:val="en-US"/>
        </w:rPr>
      </w:pPr>
    </w:p>
    <w:p w14:paraId="0195BB3C" w14:textId="77777777" w:rsidR="001B595E" w:rsidRDefault="001B595E" w:rsidP="001B595E">
      <w:pPr>
        <w:jc w:val="center"/>
        <w:rPr>
          <w:sz w:val="32"/>
          <w:szCs w:val="28"/>
          <w:lang w:val="en-US"/>
        </w:rPr>
      </w:pPr>
    </w:p>
    <w:p w14:paraId="79D4A3FA" w14:textId="77777777" w:rsidR="001B595E" w:rsidRDefault="001B595E" w:rsidP="001B595E">
      <w:pPr>
        <w:jc w:val="center"/>
        <w:rPr>
          <w:sz w:val="32"/>
          <w:szCs w:val="28"/>
          <w:lang w:val="en-US"/>
        </w:rPr>
      </w:pPr>
    </w:p>
    <w:p w14:paraId="63BD06A8" w14:textId="6A034EE3" w:rsidR="001B595E" w:rsidRPr="006C77D3" w:rsidRDefault="001B595E" w:rsidP="001B595E">
      <w:pPr>
        <w:jc w:val="left"/>
        <w:rPr>
          <w:b/>
          <w:bCs/>
          <w:sz w:val="44"/>
          <w:szCs w:val="40"/>
          <w:lang w:val="en-US"/>
        </w:rPr>
      </w:pPr>
      <w:r w:rsidRPr="006C77D3">
        <w:rPr>
          <w:b/>
          <w:bCs/>
          <w:sz w:val="44"/>
          <w:szCs w:val="40"/>
          <w:lang w:val="en-US"/>
        </w:rPr>
        <w:lastRenderedPageBreak/>
        <w:t>For User:</w:t>
      </w:r>
    </w:p>
    <w:p w14:paraId="1C18B2A4" w14:textId="5C998DA1" w:rsidR="006C77D3" w:rsidRDefault="006C77D3" w:rsidP="001B595E">
      <w:pPr>
        <w:jc w:val="left"/>
        <w:rPr>
          <w:b/>
          <w:bCs/>
          <w:noProof/>
          <w:sz w:val="32"/>
          <w:szCs w:val="28"/>
          <w:lang w:val="en-US"/>
        </w:rPr>
      </w:pPr>
      <w:r>
        <w:rPr>
          <w:b/>
          <w:bCs/>
          <w:noProof/>
          <w:sz w:val="32"/>
          <w:szCs w:val="28"/>
          <w:lang w:val="en-US"/>
        </w:rPr>
        <w:lastRenderedPageBreak/>
        <w:drawing>
          <wp:inline distT="0" distB="0" distL="0" distR="0" wp14:anchorId="674E5013" wp14:editId="474C2664">
            <wp:extent cx="2562225" cy="3858511"/>
            <wp:effectExtent l="0" t="0" r="0" b="8890"/>
            <wp:docPr id="20636707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70777" name="Picture 2063670777"/>
                    <pic:cNvPicPr/>
                  </pic:nvPicPr>
                  <pic:blipFill>
                    <a:blip r:embed="rId18">
                      <a:extLst>
                        <a:ext uri="{28A0092B-C50C-407E-A947-70E740481C1C}">
                          <a14:useLocalDpi xmlns:a14="http://schemas.microsoft.com/office/drawing/2010/main" val="0"/>
                        </a:ext>
                      </a:extLst>
                    </a:blip>
                    <a:stretch>
                      <a:fillRect/>
                    </a:stretch>
                  </pic:blipFill>
                  <pic:spPr>
                    <a:xfrm>
                      <a:off x="0" y="0"/>
                      <a:ext cx="2562545" cy="3858993"/>
                    </a:xfrm>
                    <a:prstGeom prst="rect">
                      <a:avLst/>
                    </a:prstGeom>
                  </pic:spPr>
                </pic:pic>
              </a:graphicData>
            </a:graphic>
          </wp:inline>
        </w:drawing>
      </w:r>
      <w:r>
        <w:rPr>
          <w:b/>
          <w:bCs/>
          <w:noProof/>
          <w:sz w:val="32"/>
          <w:szCs w:val="28"/>
          <w:lang w:val="en-US"/>
        </w:rPr>
        <w:drawing>
          <wp:inline distT="0" distB="0" distL="0" distR="0" wp14:anchorId="1F77D399" wp14:editId="595F632D">
            <wp:extent cx="2514600" cy="3841676"/>
            <wp:effectExtent l="0" t="0" r="0" b="6985"/>
            <wp:docPr id="1519057166" name="Picture 12" descr="A black cell phone with a cat and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57166" name="Picture 12" descr="A black cell phone with a cat and a blu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14600" cy="3841676"/>
                    </a:xfrm>
                    <a:prstGeom prst="rect">
                      <a:avLst/>
                    </a:prstGeom>
                  </pic:spPr>
                </pic:pic>
              </a:graphicData>
            </a:graphic>
          </wp:inline>
        </w:drawing>
      </w:r>
      <w:r>
        <w:rPr>
          <w:b/>
          <w:bCs/>
          <w:noProof/>
          <w:sz w:val="32"/>
          <w:szCs w:val="28"/>
          <w:lang w:val="en-US"/>
        </w:rPr>
        <w:lastRenderedPageBreak/>
        <w:drawing>
          <wp:inline distT="0" distB="0" distL="0" distR="0" wp14:anchorId="659D0642" wp14:editId="1F9D4056">
            <wp:extent cx="2476500" cy="5029200"/>
            <wp:effectExtent l="0" t="0" r="0" b="0"/>
            <wp:docPr id="398805859"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05859" name="Picture 13" descr="A screenshot of a cell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476500" cy="5029200"/>
                    </a:xfrm>
                    <a:prstGeom prst="rect">
                      <a:avLst/>
                    </a:prstGeom>
                  </pic:spPr>
                </pic:pic>
              </a:graphicData>
            </a:graphic>
          </wp:inline>
        </w:drawing>
      </w:r>
      <w:r>
        <w:rPr>
          <w:b/>
          <w:bCs/>
          <w:noProof/>
          <w:sz w:val="32"/>
          <w:szCs w:val="28"/>
          <w:lang w:val="en-US"/>
        </w:rPr>
        <w:drawing>
          <wp:inline distT="0" distB="0" distL="0" distR="0" wp14:anchorId="4056C8FE" wp14:editId="2063AE98">
            <wp:extent cx="2600325" cy="5010150"/>
            <wp:effectExtent l="0" t="0" r="9525" b="0"/>
            <wp:docPr id="112359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951" name="Picture 11235951"/>
                    <pic:cNvPicPr/>
                  </pic:nvPicPr>
                  <pic:blipFill>
                    <a:blip r:embed="rId29">
                      <a:extLst>
                        <a:ext uri="{28A0092B-C50C-407E-A947-70E740481C1C}">
                          <a14:useLocalDpi xmlns:a14="http://schemas.microsoft.com/office/drawing/2010/main" val="0"/>
                        </a:ext>
                      </a:extLst>
                    </a:blip>
                    <a:stretch>
                      <a:fillRect/>
                    </a:stretch>
                  </pic:blipFill>
                  <pic:spPr>
                    <a:xfrm>
                      <a:off x="0" y="0"/>
                      <a:ext cx="2600325" cy="5010150"/>
                    </a:xfrm>
                    <a:prstGeom prst="rect">
                      <a:avLst/>
                    </a:prstGeom>
                  </pic:spPr>
                </pic:pic>
              </a:graphicData>
            </a:graphic>
          </wp:inline>
        </w:drawing>
      </w:r>
      <w:r>
        <w:rPr>
          <w:b/>
          <w:bCs/>
          <w:noProof/>
          <w:sz w:val="32"/>
          <w:szCs w:val="28"/>
          <w:lang w:val="en-US"/>
        </w:rPr>
        <w:lastRenderedPageBreak/>
        <w:drawing>
          <wp:inline distT="0" distB="0" distL="0" distR="0" wp14:anchorId="25989198" wp14:editId="6B6EF701">
            <wp:extent cx="2495550" cy="4933950"/>
            <wp:effectExtent l="0" t="0" r="0" b="0"/>
            <wp:docPr id="1641627357"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27357" name="Picture 15" descr="A screenshot of a cell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95550" cy="4933950"/>
                    </a:xfrm>
                    <a:prstGeom prst="rect">
                      <a:avLst/>
                    </a:prstGeom>
                  </pic:spPr>
                </pic:pic>
              </a:graphicData>
            </a:graphic>
          </wp:inline>
        </w:drawing>
      </w:r>
      <w:r>
        <w:rPr>
          <w:b/>
          <w:bCs/>
          <w:noProof/>
          <w:sz w:val="32"/>
          <w:szCs w:val="28"/>
          <w:lang w:val="en-US"/>
        </w:rPr>
        <w:drawing>
          <wp:inline distT="0" distB="0" distL="0" distR="0" wp14:anchorId="4931035B" wp14:editId="2B2DB9B0">
            <wp:extent cx="2495550" cy="4943475"/>
            <wp:effectExtent l="0" t="0" r="0" b="9525"/>
            <wp:docPr id="1317497713" name="Picture 16"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97713" name="Picture 16" descr="A screen shot of a cell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495550" cy="4943475"/>
                    </a:xfrm>
                    <a:prstGeom prst="rect">
                      <a:avLst/>
                    </a:prstGeom>
                  </pic:spPr>
                </pic:pic>
              </a:graphicData>
            </a:graphic>
          </wp:inline>
        </w:drawing>
      </w:r>
      <w:r>
        <w:rPr>
          <w:b/>
          <w:bCs/>
          <w:noProof/>
          <w:sz w:val="32"/>
          <w:szCs w:val="28"/>
          <w:lang w:val="en-US"/>
        </w:rPr>
        <w:lastRenderedPageBreak/>
        <w:drawing>
          <wp:inline distT="0" distB="0" distL="0" distR="0" wp14:anchorId="2E8DFE13" wp14:editId="14395ED2">
            <wp:extent cx="2552700" cy="4981575"/>
            <wp:effectExtent l="0" t="0" r="0" b="9525"/>
            <wp:docPr id="18983282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28279" name="Picture 1898328279"/>
                    <pic:cNvPicPr/>
                  </pic:nvPicPr>
                  <pic:blipFill>
                    <a:blip r:embed="rId32">
                      <a:extLst>
                        <a:ext uri="{28A0092B-C50C-407E-A947-70E740481C1C}">
                          <a14:useLocalDpi xmlns:a14="http://schemas.microsoft.com/office/drawing/2010/main" val="0"/>
                        </a:ext>
                      </a:extLst>
                    </a:blip>
                    <a:stretch>
                      <a:fillRect/>
                    </a:stretch>
                  </pic:blipFill>
                  <pic:spPr>
                    <a:xfrm>
                      <a:off x="0" y="0"/>
                      <a:ext cx="2552700" cy="4981575"/>
                    </a:xfrm>
                    <a:prstGeom prst="rect">
                      <a:avLst/>
                    </a:prstGeom>
                  </pic:spPr>
                </pic:pic>
              </a:graphicData>
            </a:graphic>
          </wp:inline>
        </w:drawing>
      </w:r>
      <w:r>
        <w:rPr>
          <w:b/>
          <w:bCs/>
          <w:noProof/>
          <w:sz w:val="32"/>
          <w:szCs w:val="28"/>
          <w:lang w:val="en-US"/>
        </w:rPr>
        <w:drawing>
          <wp:inline distT="0" distB="0" distL="0" distR="0" wp14:anchorId="06C29C92" wp14:editId="7AA4CC84">
            <wp:extent cx="2495550" cy="4972050"/>
            <wp:effectExtent l="0" t="0" r="0" b="0"/>
            <wp:docPr id="2098650559"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50559" name="Picture 18" descr="A screenshot of a cell pho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495550" cy="4972050"/>
                    </a:xfrm>
                    <a:prstGeom prst="rect">
                      <a:avLst/>
                    </a:prstGeom>
                  </pic:spPr>
                </pic:pic>
              </a:graphicData>
            </a:graphic>
          </wp:inline>
        </w:drawing>
      </w:r>
      <w:r>
        <w:rPr>
          <w:b/>
          <w:bCs/>
          <w:noProof/>
          <w:sz w:val="32"/>
          <w:szCs w:val="28"/>
          <w:lang w:val="en-US"/>
        </w:rPr>
        <w:lastRenderedPageBreak/>
        <w:drawing>
          <wp:inline distT="0" distB="0" distL="0" distR="0" wp14:anchorId="0C59C20F" wp14:editId="77F75582">
            <wp:extent cx="2562225" cy="5095875"/>
            <wp:effectExtent l="0" t="0" r="9525" b="9525"/>
            <wp:docPr id="1077267990" name="Picture 19"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67990" name="Picture 19" descr="A screen shot of a pho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562225" cy="5095875"/>
                    </a:xfrm>
                    <a:prstGeom prst="rect">
                      <a:avLst/>
                    </a:prstGeom>
                  </pic:spPr>
                </pic:pic>
              </a:graphicData>
            </a:graphic>
          </wp:inline>
        </w:drawing>
      </w:r>
      <w:r>
        <w:rPr>
          <w:b/>
          <w:bCs/>
          <w:noProof/>
          <w:sz w:val="32"/>
          <w:szCs w:val="28"/>
          <w:lang w:val="en-US"/>
        </w:rPr>
        <w:drawing>
          <wp:inline distT="0" distB="0" distL="0" distR="0" wp14:anchorId="09DB4876" wp14:editId="0011F434">
            <wp:extent cx="2676525" cy="4991100"/>
            <wp:effectExtent l="0" t="0" r="9525" b="0"/>
            <wp:docPr id="2053669786" name="Picture 2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69786" name="Picture 20" descr="A screenshot of a 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76525" cy="4991100"/>
                    </a:xfrm>
                    <a:prstGeom prst="rect">
                      <a:avLst/>
                    </a:prstGeom>
                  </pic:spPr>
                </pic:pic>
              </a:graphicData>
            </a:graphic>
          </wp:inline>
        </w:drawing>
      </w:r>
    </w:p>
    <w:p w14:paraId="4F02F301" w14:textId="77777777" w:rsidR="006C77D3" w:rsidRPr="006C77D3" w:rsidRDefault="006C77D3" w:rsidP="006C77D3">
      <w:pPr>
        <w:rPr>
          <w:sz w:val="32"/>
          <w:szCs w:val="28"/>
          <w:lang w:val="en-US"/>
        </w:rPr>
      </w:pPr>
    </w:p>
    <w:p w14:paraId="62E10C67" w14:textId="77777777" w:rsidR="006C77D3" w:rsidRPr="006C77D3" w:rsidRDefault="006C77D3" w:rsidP="006C77D3">
      <w:pPr>
        <w:rPr>
          <w:sz w:val="32"/>
          <w:szCs w:val="28"/>
          <w:lang w:val="en-US"/>
        </w:rPr>
      </w:pPr>
    </w:p>
    <w:p w14:paraId="663A0A32" w14:textId="77777777" w:rsidR="006C77D3" w:rsidRDefault="006C77D3" w:rsidP="006C77D3">
      <w:pPr>
        <w:rPr>
          <w:b/>
          <w:bCs/>
          <w:noProof/>
          <w:sz w:val="32"/>
          <w:szCs w:val="28"/>
          <w:lang w:val="en-US"/>
        </w:rPr>
      </w:pPr>
    </w:p>
    <w:p w14:paraId="0B85B23E" w14:textId="2313B08B" w:rsidR="006C77D3" w:rsidRDefault="006C77D3" w:rsidP="006C77D3">
      <w:pPr>
        <w:tabs>
          <w:tab w:val="left" w:pos="4772"/>
        </w:tabs>
        <w:rPr>
          <w:sz w:val="32"/>
          <w:szCs w:val="28"/>
          <w:lang w:val="en-US"/>
        </w:rPr>
      </w:pPr>
      <w:r>
        <w:rPr>
          <w:sz w:val="32"/>
          <w:szCs w:val="28"/>
          <w:lang w:val="en-US"/>
        </w:rPr>
        <w:tab/>
      </w:r>
    </w:p>
    <w:p w14:paraId="56A69C69" w14:textId="77777777" w:rsidR="006C77D3" w:rsidRDefault="006C77D3" w:rsidP="006C77D3">
      <w:pPr>
        <w:tabs>
          <w:tab w:val="left" w:pos="4772"/>
        </w:tabs>
        <w:rPr>
          <w:sz w:val="32"/>
          <w:szCs w:val="28"/>
          <w:lang w:val="en-US"/>
        </w:rPr>
      </w:pPr>
    </w:p>
    <w:p w14:paraId="1F985EC4" w14:textId="77777777" w:rsidR="006C77D3" w:rsidRDefault="006C77D3" w:rsidP="006C77D3">
      <w:pPr>
        <w:tabs>
          <w:tab w:val="left" w:pos="4772"/>
        </w:tabs>
        <w:rPr>
          <w:sz w:val="32"/>
          <w:szCs w:val="28"/>
          <w:lang w:val="en-US"/>
        </w:rPr>
      </w:pPr>
    </w:p>
    <w:p w14:paraId="287C01DB" w14:textId="77777777" w:rsidR="006C77D3" w:rsidRDefault="006C77D3" w:rsidP="006C77D3">
      <w:pPr>
        <w:tabs>
          <w:tab w:val="left" w:pos="4772"/>
        </w:tabs>
        <w:rPr>
          <w:sz w:val="32"/>
          <w:szCs w:val="28"/>
          <w:lang w:val="en-US"/>
        </w:rPr>
      </w:pPr>
    </w:p>
    <w:p w14:paraId="5485C160" w14:textId="09C6FE78" w:rsidR="006C77D3" w:rsidRDefault="006C77D3" w:rsidP="006C77D3">
      <w:pPr>
        <w:tabs>
          <w:tab w:val="left" w:pos="4772"/>
        </w:tabs>
        <w:rPr>
          <w:b/>
          <w:bCs/>
          <w:sz w:val="32"/>
          <w:szCs w:val="28"/>
          <w:lang w:val="en-US"/>
        </w:rPr>
      </w:pPr>
      <w:r w:rsidRPr="006C77D3">
        <w:rPr>
          <w:b/>
          <w:bCs/>
          <w:sz w:val="32"/>
          <w:szCs w:val="28"/>
          <w:lang w:val="en-US"/>
        </w:rPr>
        <w:lastRenderedPageBreak/>
        <w:t>For Volunteers:</w:t>
      </w:r>
    </w:p>
    <w:p w14:paraId="1C65800A" w14:textId="2458D2A7" w:rsidR="006C77D3" w:rsidRDefault="006C77D3" w:rsidP="006C77D3">
      <w:pPr>
        <w:tabs>
          <w:tab w:val="left" w:pos="4772"/>
        </w:tabs>
        <w:rPr>
          <w:b/>
          <w:bCs/>
          <w:sz w:val="32"/>
          <w:szCs w:val="28"/>
          <w:lang w:val="en-US"/>
        </w:rPr>
      </w:pPr>
      <w:r>
        <w:rPr>
          <w:b/>
          <w:bCs/>
          <w:noProof/>
          <w:sz w:val="32"/>
          <w:szCs w:val="28"/>
          <w:lang w:val="en-US"/>
        </w:rPr>
        <w:lastRenderedPageBreak/>
        <w:drawing>
          <wp:inline distT="0" distB="0" distL="0" distR="0" wp14:anchorId="596C878F" wp14:editId="34774F80">
            <wp:extent cx="2562225" cy="5038725"/>
            <wp:effectExtent l="0" t="0" r="9525" b="9525"/>
            <wp:docPr id="2088631769" name="Picture 21" descr="A phone with a logo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31769" name="Picture 21" descr="A phone with a logo on i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562225" cy="5038725"/>
                    </a:xfrm>
                    <a:prstGeom prst="rect">
                      <a:avLst/>
                    </a:prstGeom>
                  </pic:spPr>
                </pic:pic>
              </a:graphicData>
            </a:graphic>
          </wp:inline>
        </w:drawing>
      </w:r>
      <w:r>
        <w:rPr>
          <w:b/>
          <w:bCs/>
          <w:noProof/>
          <w:sz w:val="32"/>
          <w:szCs w:val="28"/>
          <w:lang w:val="en-US"/>
        </w:rPr>
        <w:drawing>
          <wp:inline distT="0" distB="0" distL="0" distR="0" wp14:anchorId="3644FFC6" wp14:editId="6031A994">
            <wp:extent cx="2514600" cy="5000625"/>
            <wp:effectExtent l="0" t="0" r="0" b="9525"/>
            <wp:docPr id="13486262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26211" name="Picture 1348626211"/>
                    <pic:cNvPicPr/>
                  </pic:nvPicPr>
                  <pic:blipFill>
                    <a:blip r:embed="rId19">
                      <a:extLst>
                        <a:ext uri="{28A0092B-C50C-407E-A947-70E740481C1C}">
                          <a14:useLocalDpi xmlns:a14="http://schemas.microsoft.com/office/drawing/2010/main" val="0"/>
                        </a:ext>
                      </a:extLst>
                    </a:blip>
                    <a:stretch>
                      <a:fillRect/>
                    </a:stretch>
                  </pic:blipFill>
                  <pic:spPr>
                    <a:xfrm>
                      <a:off x="0" y="0"/>
                      <a:ext cx="2514600" cy="5000625"/>
                    </a:xfrm>
                    <a:prstGeom prst="rect">
                      <a:avLst/>
                    </a:prstGeom>
                  </pic:spPr>
                </pic:pic>
              </a:graphicData>
            </a:graphic>
          </wp:inline>
        </w:drawing>
      </w:r>
      <w:r>
        <w:rPr>
          <w:b/>
          <w:bCs/>
          <w:noProof/>
          <w:sz w:val="32"/>
          <w:szCs w:val="28"/>
          <w:lang w:val="en-US"/>
        </w:rPr>
        <w:lastRenderedPageBreak/>
        <w:drawing>
          <wp:inline distT="0" distB="0" distL="0" distR="0" wp14:anchorId="5A0274FA" wp14:editId="2C5906D0">
            <wp:extent cx="2476500" cy="5029200"/>
            <wp:effectExtent l="0" t="0" r="0" b="8255"/>
            <wp:docPr id="7695867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86790" name="Picture 769586790"/>
                    <pic:cNvPicPr/>
                  </pic:nvPicPr>
                  <pic:blipFill>
                    <a:blip r:embed="rId28">
                      <a:extLst>
                        <a:ext uri="{28A0092B-C50C-407E-A947-70E740481C1C}">
                          <a14:useLocalDpi xmlns:a14="http://schemas.microsoft.com/office/drawing/2010/main" val="0"/>
                        </a:ext>
                      </a:extLst>
                    </a:blip>
                    <a:stretch>
                      <a:fillRect/>
                    </a:stretch>
                  </pic:blipFill>
                  <pic:spPr>
                    <a:xfrm>
                      <a:off x="0" y="0"/>
                      <a:ext cx="2476500" cy="5029200"/>
                    </a:xfrm>
                    <a:prstGeom prst="rect">
                      <a:avLst/>
                    </a:prstGeom>
                  </pic:spPr>
                </pic:pic>
              </a:graphicData>
            </a:graphic>
          </wp:inline>
        </w:drawing>
      </w:r>
      <w:r>
        <w:rPr>
          <w:b/>
          <w:bCs/>
          <w:noProof/>
          <w:sz w:val="32"/>
          <w:szCs w:val="28"/>
          <w:lang w:val="en-US"/>
        </w:rPr>
        <w:drawing>
          <wp:inline distT="0" distB="0" distL="0" distR="0" wp14:anchorId="7DED6BB5" wp14:editId="641C4A3E">
            <wp:extent cx="2533650" cy="5019675"/>
            <wp:effectExtent l="0" t="0" r="0" b="9525"/>
            <wp:docPr id="1919073470" name="Picture 24" descr="A black cell phone with a cat logo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73470" name="Picture 24" descr="A black cell phone with a cat logo on i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533650" cy="5019675"/>
                    </a:xfrm>
                    <a:prstGeom prst="rect">
                      <a:avLst/>
                    </a:prstGeom>
                  </pic:spPr>
                </pic:pic>
              </a:graphicData>
            </a:graphic>
          </wp:inline>
        </w:drawing>
      </w:r>
      <w:r>
        <w:rPr>
          <w:b/>
          <w:bCs/>
          <w:noProof/>
          <w:sz w:val="32"/>
          <w:szCs w:val="28"/>
          <w:lang w:val="en-US"/>
        </w:rPr>
        <w:lastRenderedPageBreak/>
        <w:drawing>
          <wp:inline distT="0" distB="0" distL="0" distR="0" wp14:anchorId="0B72F08A" wp14:editId="74A84C83">
            <wp:extent cx="2476500" cy="5048250"/>
            <wp:effectExtent l="0" t="0" r="0" b="0"/>
            <wp:docPr id="2076543885" name="Picture 25"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43885" name="Picture 25" descr="A screen shot of a cell pho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476500" cy="5048250"/>
                    </a:xfrm>
                    <a:prstGeom prst="rect">
                      <a:avLst/>
                    </a:prstGeom>
                  </pic:spPr>
                </pic:pic>
              </a:graphicData>
            </a:graphic>
          </wp:inline>
        </w:drawing>
      </w:r>
      <w:r>
        <w:rPr>
          <w:b/>
          <w:bCs/>
          <w:noProof/>
          <w:sz w:val="32"/>
          <w:szCs w:val="28"/>
          <w:lang w:val="en-US"/>
        </w:rPr>
        <w:drawing>
          <wp:inline distT="0" distB="0" distL="0" distR="0" wp14:anchorId="2F63CD84" wp14:editId="778C3CD1">
            <wp:extent cx="2495550" cy="4953000"/>
            <wp:effectExtent l="0" t="0" r="0" b="0"/>
            <wp:docPr id="185490846" name="Picture 26" descr="A cell phone with a map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0846" name="Picture 26" descr="A cell phone with a map on i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495550" cy="4953000"/>
                    </a:xfrm>
                    <a:prstGeom prst="rect">
                      <a:avLst/>
                    </a:prstGeom>
                  </pic:spPr>
                </pic:pic>
              </a:graphicData>
            </a:graphic>
          </wp:inline>
        </w:drawing>
      </w:r>
      <w:r>
        <w:rPr>
          <w:b/>
          <w:bCs/>
          <w:noProof/>
          <w:sz w:val="32"/>
          <w:szCs w:val="28"/>
          <w:lang w:val="en-US"/>
        </w:rPr>
        <w:lastRenderedPageBreak/>
        <w:drawing>
          <wp:inline distT="0" distB="0" distL="0" distR="0" wp14:anchorId="7E961DFE" wp14:editId="6A781000">
            <wp:extent cx="2409825" cy="5038725"/>
            <wp:effectExtent l="0" t="0" r="9525" b="9525"/>
            <wp:docPr id="1206107102"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07102" name="Picture 27" descr="A screenshot of a pho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409825" cy="5038725"/>
                    </a:xfrm>
                    <a:prstGeom prst="rect">
                      <a:avLst/>
                    </a:prstGeom>
                  </pic:spPr>
                </pic:pic>
              </a:graphicData>
            </a:graphic>
          </wp:inline>
        </w:drawing>
      </w:r>
    </w:p>
    <w:p w14:paraId="5C7B2842" w14:textId="77777777" w:rsidR="006C77D3" w:rsidRDefault="006C77D3" w:rsidP="006C77D3">
      <w:pPr>
        <w:tabs>
          <w:tab w:val="left" w:pos="4772"/>
        </w:tabs>
        <w:rPr>
          <w:b/>
          <w:bCs/>
          <w:sz w:val="32"/>
          <w:szCs w:val="28"/>
          <w:lang w:val="en-US"/>
        </w:rPr>
      </w:pPr>
    </w:p>
    <w:p w14:paraId="359FDE9D" w14:textId="77777777" w:rsidR="006C77D3" w:rsidRDefault="006C77D3" w:rsidP="006C77D3">
      <w:pPr>
        <w:tabs>
          <w:tab w:val="left" w:pos="4772"/>
        </w:tabs>
        <w:rPr>
          <w:b/>
          <w:bCs/>
          <w:sz w:val="32"/>
          <w:szCs w:val="28"/>
          <w:lang w:val="en-US"/>
        </w:rPr>
      </w:pPr>
    </w:p>
    <w:p w14:paraId="1F7E2328" w14:textId="77777777" w:rsidR="006C77D3" w:rsidRDefault="006C77D3" w:rsidP="006C77D3">
      <w:pPr>
        <w:tabs>
          <w:tab w:val="left" w:pos="4772"/>
        </w:tabs>
        <w:rPr>
          <w:b/>
          <w:bCs/>
          <w:sz w:val="32"/>
          <w:szCs w:val="28"/>
          <w:lang w:val="en-US"/>
        </w:rPr>
      </w:pPr>
    </w:p>
    <w:p w14:paraId="2E4C8197" w14:textId="77777777" w:rsidR="006C77D3" w:rsidRDefault="006C77D3" w:rsidP="006C77D3">
      <w:pPr>
        <w:tabs>
          <w:tab w:val="left" w:pos="4772"/>
        </w:tabs>
        <w:rPr>
          <w:b/>
          <w:bCs/>
          <w:sz w:val="32"/>
          <w:szCs w:val="28"/>
          <w:lang w:val="en-US"/>
        </w:rPr>
      </w:pPr>
    </w:p>
    <w:p w14:paraId="4C7E3B7A" w14:textId="77777777" w:rsidR="006C77D3" w:rsidRDefault="006C77D3" w:rsidP="006C77D3">
      <w:pPr>
        <w:tabs>
          <w:tab w:val="left" w:pos="4772"/>
        </w:tabs>
        <w:rPr>
          <w:b/>
          <w:bCs/>
          <w:sz w:val="32"/>
          <w:szCs w:val="28"/>
          <w:lang w:val="en-US"/>
        </w:rPr>
      </w:pPr>
    </w:p>
    <w:p w14:paraId="5C194C8C" w14:textId="77777777" w:rsidR="006C77D3" w:rsidRDefault="006C77D3" w:rsidP="006C77D3">
      <w:pPr>
        <w:tabs>
          <w:tab w:val="left" w:pos="4772"/>
        </w:tabs>
        <w:rPr>
          <w:b/>
          <w:bCs/>
          <w:sz w:val="32"/>
          <w:szCs w:val="28"/>
          <w:lang w:val="en-US"/>
        </w:rPr>
      </w:pPr>
    </w:p>
    <w:p w14:paraId="2C1EDD7F" w14:textId="77777777" w:rsidR="006C77D3" w:rsidRDefault="006C77D3" w:rsidP="006C77D3">
      <w:pPr>
        <w:tabs>
          <w:tab w:val="left" w:pos="4772"/>
        </w:tabs>
        <w:rPr>
          <w:b/>
          <w:bCs/>
          <w:sz w:val="32"/>
          <w:szCs w:val="28"/>
          <w:lang w:val="en-US"/>
        </w:rPr>
      </w:pPr>
    </w:p>
    <w:p w14:paraId="7D80F94E" w14:textId="3DCF0531" w:rsidR="006C77D3" w:rsidRPr="00636D2E" w:rsidRDefault="006C77D3" w:rsidP="006C77D3">
      <w:pPr>
        <w:tabs>
          <w:tab w:val="left" w:pos="4772"/>
        </w:tabs>
        <w:rPr>
          <w:b/>
          <w:bCs/>
          <w:color w:val="4472C4" w:themeColor="accent1"/>
          <w:sz w:val="32"/>
          <w:szCs w:val="28"/>
          <w:lang w:val="en-US"/>
        </w:rPr>
      </w:pPr>
      <w:r w:rsidRPr="00636D2E">
        <w:rPr>
          <w:b/>
          <w:bCs/>
          <w:color w:val="4472C4" w:themeColor="accent1"/>
          <w:sz w:val="32"/>
          <w:szCs w:val="28"/>
          <w:lang w:val="en-US"/>
        </w:rPr>
        <w:lastRenderedPageBreak/>
        <w:t>UML Diagrams:</w:t>
      </w:r>
    </w:p>
    <w:p w14:paraId="073FBECF" w14:textId="17E4D3D5" w:rsidR="006C77D3" w:rsidRDefault="006C77D3" w:rsidP="006C77D3">
      <w:pPr>
        <w:tabs>
          <w:tab w:val="left" w:pos="4772"/>
        </w:tabs>
        <w:rPr>
          <w:b/>
          <w:bCs/>
          <w:sz w:val="32"/>
          <w:szCs w:val="28"/>
          <w:lang w:val="en-US"/>
        </w:rPr>
      </w:pPr>
      <w:r>
        <w:rPr>
          <w:b/>
          <w:bCs/>
          <w:sz w:val="32"/>
          <w:szCs w:val="28"/>
          <w:lang w:val="en-US"/>
        </w:rPr>
        <w:t>1. Activity diagram:</w:t>
      </w:r>
    </w:p>
    <w:p w14:paraId="1760E0CB" w14:textId="6E8AA463" w:rsidR="00D92D2A" w:rsidRPr="00D92D2A" w:rsidRDefault="00D36A19" w:rsidP="00D92D2A">
      <w:pPr>
        <w:spacing w:before="100" w:beforeAutospacing="1" w:after="100" w:afterAutospacing="1" w:line="240" w:lineRule="auto"/>
        <w:jc w:val="left"/>
        <w:rPr>
          <w:rFonts w:eastAsia="Times New Roman" w:hint="cs"/>
          <w:szCs w:val="24"/>
          <w:rtl/>
          <w:lang w:val="en-US"/>
        </w:rPr>
      </w:pPr>
      <w:r w:rsidRPr="00F2677F">
        <w:rPr>
          <w:noProof/>
        </w:rPr>
        <w:drawing>
          <wp:inline distT="0" distB="0" distL="0" distR="0" wp14:anchorId="0190A56B" wp14:editId="79C84418">
            <wp:extent cx="5274310" cy="4791075"/>
            <wp:effectExtent l="0" t="0" r="2540" b="0"/>
            <wp:docPr id="6393530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53029" name="Picture 3"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791075"/>
                    </a:xfrm>
                    <a:prstGeom prst="rect">
                      <a:avLst/>
                    </a:prstGeom>
                    <a:noFill/>
                    <a:ln>
                      <a:noFill/>
                    </a:ln>
                  </pic:spPr>
                </pic:pic>
              </a:graphicData>
            </a:graphic>
          </wp:inline>
        </w:drawing>
      </w:r>
    </w:p>
    <w:p w14:paraId="3CDF8AD9" w14:textId="5C009591" w:rsidR="006C77D3" w:rsidRDefault="006C77D3" w:rsidP="006C77D3">
      <w:pPr>
        <w:tabs>
          <w:tab w:val="left" w:pos="4772"/>
        </w:tabs>
        <w:rPr>
          <w:rFonts w:hint="cs"/>
          <w:b/>
          <w:bCs/>
          <w:sz w:val="32"/>
          <w:szCs w:val="28"/>
          <w:rtl/>
          <w:lang w:val="en-US"/>
        </w:rPr>
      </w:pPr>
    </w:p>
    <w:p w14:paraId="557AEBC3" w14:textId="77777777" w:rsidR="006C77D3" w:rsidRDefault="006C77D3" w:rsidP="006C77D3">
      <w:pPr>
        <w:tabs>
          <w:tab w:val="left" w:pos="4772"/>
        </w:tabs>
        <w:rPr>
          <w:b/>
          <w:bCs/>
          <w:sz w:val="32"/>
          <w:szCs w:val="28"/>
          <w:lang w:val="en-US"/>
        </w:rPr>
      </w:pPr>
    </w:p>
    <w:p w14:paraId="6B78C23B" w14:textId="77777777" w:rsidR="006C77D3" w:rsidRDefault="006C77D3" w:rsidP="006C77D3">
      <w:pPr>
        <w:tabs>
          <w:tab w:val="left" w:pos="4772"/>
        </w:tabs>
        <w:rPr>
          <w:b/>
          <w:bCs/>
          <w:sz w:val="32"/>
          <w:szCs w:val="28"/>
          <w:lang w:val="en-US"/>
        </w:rPr>
      </w:pPr>
    </w:p>
    <w:p w14:paraId="76FA4CAE" w14:textId="77777777" w:rsidR="006C77D3" w:rsidRDefault="006C77D3" w:rsidP="006C77D3">
      <w:pPr>
        <w:tabs>
          <w:tab w:val="left" w:pos="4772"/>
        </w:tabs>
        <w:rPr>
          <w:b/>
          <w:bCs/>
          <w:sz w:val="32"/>
          <w:szCs w:val="28"/>
          <w:lang w:val="en-US"/>
        </w:rPr>
      </w:pPr>
    </w:p>
    <w:p w14:paraId="2D1E6EB4" w14:textId="77777777" w:rsidR="006C77D3" w:rsidRDefault="006C77D3" w:rsidP="006C77D3">
      <w:pPr>
        <w:tabs>
          <w:tab w:val="left" w:pos="4772"/>
        </w:tabs>
        <w:rPr>
          <w:b/>
          <w:bCs/>
          <w:sz w:val="32"/>
          <w:szCs w:val="28"/>
          <w:lang w:val="en-US"/>
        </w:rPr>
      </w:pPr>
    </w:p>
    <w:p w14:paraId="54F750C4" w14:textId="7A3E0D3E" w:rsidR="006C77D3" w:rsidRDefault="009A362A" w:rsidP="006C77D3">
      <w:pPr>
        <w:tabs>
          <w:tab w:val="left" w:pos="4772"/>
        </w:tabs>
        <w:rPr>
          <w:b/>
          <w:bCs/>
          <w:sz w:val="32"/>
          <w:szCs w:val="28"/>
          <w:lang w:val="en-US"/>
        </w:rPr>
      </w:pPr>
      <w:r>
        <w:rPr>
          <w:b/>
          <w:bCs/>
          <w:sz w:val="32"/>
          <w:szCs w:val="28"/>
          <w:lang w:val="en-US"/>
        </w:rPr>
        <w:t>Use case Diagram:</w:t>
      </w:r>
    </w:p>
    <w:p w14:paraId="31191163" w14:textId="4F2B35EA" w:rsidR="009A362A" w:rsidRDefault="009A362A" w:rsidP="00BF2021">
      <w:pPr>
        <w:tabs>
          <w:tab w:val="left" w:pos="4772"/>
        </w:tabs>
        <w:rPr>
          <w:b/>
          <w:bCs/>
          <w:sz w:val="32"/>
          <w:szCs w:val="28"/>
          <w:lang w:val="en-US"/>
        </w:rPr>
      </w:pPr>
      <w:r>
        <w:rPr>
          <w:noProof/>
        </w:rPr>
        <w:lastRenderedPageBreak/>
        <w:drawing>
          <wp:inline distT="0" distB="0" distL="0" distR="0" wp14:anchorId="74DC9B00" wp14:editId="1276423D">
            <wp:extent cx="5274310" cy="8067675"/>
            <wp:effectExtent l="0" t="0" r="2540" b="9525"/>
            <wp:docPr id="1408323113" name="Picture 29"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23113" name="Picture 29" descr="A diagram of a computer network&#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8067675"/>
                    </a:xfrm>
                    <a:prstGeom prst="rect">
                      <a:avLst/>
                    </a:prstGeom>
                    <a:noFill/>
                    <a:ln>
                      <a:noFill/>
                    </a:ln>
                  </pic:spPr>
                </pic:pic>
              </a:graphicData>
            </a:graphic>
          </wp:inline>
        </w:drawing>
      </w:r>
    </w:p>
    <w:p w14:paraId="3C705309" w14:textId="5A0C6BE0" w:rsidR="009A362A" w:rsidRDefault="009A362A" w:rsidP="006C77D3">
      <w:pPr>
        <w:tabs>
          <w:tab w:val="left" w:pos="4772"/>
        </w:tabs>
        <w:rPr>
          <w:b/>
          <w:bCs/>
          <w:sz w:val="32"/>
          <w:szCs w:val="28"/>
          <w:lang w:val="en-US"/>
        </w:rPr>
      </w:pPr>
      <w:r>
        <w:rPr>
          <w:b/>
          <w:bCs/>
          <w:sz w:val="32"/>
          <w:szCs w:val="28"/>
          <w:lang w:val="en-US"/>
        </w:rPr>
        <w:t>Sequence diagram:</w:t>
      </w:r>
    </w:p>
    <w:p w14:paraId="13732791" w14:textId="4E212A28" w:rsidR="009A362A" w:rsidRDefault="009A362A" w:rsidP="006C77D3">
      <w:pPr>
        <w:tabs>
          <w:tab w:val="left" w:pos="4772"/>
        </w:tabs>
        <w:rPr>
          <w:b/>
          <w:bCs/>
          <w:sz w:val="32"/>
          <w:szCs w:val="28"/>
          <w:lang w:val="en-US"/>
        </w:rPr>
      </w:pPr>
      <w:r>
        <w:rPr>
          <w:noProof/>
        </w:rPr>
        <w:lastRenderedPageBreak/>
        <w:drawing>
          <wp:inline distT="0" distB="0" distL="0" distR="0" wp14:anchorId="7CC270B2" wp14:editId="2BA0A6D2">
            <wp:extent cx="5274310" cy="7376160"/>
            <wp:effectExtent l="0" t="0" r="2540" b="0"/>
            <wp:docPr id="1237961950" name="Picture 30" descr="A diagram of a softwar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61950" name="Picture 30" descr="A diagram of a software application&#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7376160"/>
                    </a:xfrm>
                    <a:prstGeom prst="rect">
                      <a:avLst/>
                    </a:prstGeom>
                    <a:noFill/>
                    <a:ln>
                      <a:noFill/>
                    </a:ln>
                  </pic:spPr>
                </pic:pic>
              </a:graphicData>
            </a:graphic>
          </wp:inline>
        </w:drawing>
      </w:r>
    </w:p>
    <w:p w14:paraId="41B1FE8F" w14:textId="77777777" w:rsidR="009A362A" w:rsidRDefault="009A362A" w:rsidP="006C77D3">
      <w:pPr>
        <w:tabs>
          <w:tab w:val="left" w:pos="4772"/>
        </w:tabs>
        <w:rPr>
          <w:b/>
          <w:bCs/>
          <w:sz w:val="32"/>
          <w:szCs w:val="28"/>
          <w:lang w:val="en-US"/>
        </w:rPr>
      </w:pPr>
    </w:p>
    <w:p w14:paraId="0E57FA13" w14:textId="5C0D3019" w:rsidR="009A362A" w:rsidRDefault="009A362A" w:rsidP="006C77D3">
      <w:pPr>
        <w:tabs>
          <w:tab w:val="left" w:pos="4772"/>
        </w:tabs>
        <w:rPr>
          <w:b/>
          <w:bCs/>
          <w:sz w:val="32"/>
          <w:szCs w:val="28"/>
          <w:lang w:val="en-US"/>
        </w:rPr>
      </w:pPr>
      <w:r>
        <w:rPr>
          <w:b/>
          <w:bCs/>
          <w:sz w:val="32"/>
          <w:szCs w:val="28"/>
          <w:lang w:val="en-US"/>
        </w:rPr>
        <w:t>Context Diagram:</w:t>
      </w:r>
    </w:p>
    <w:p w14:paraId="39195CD7" w14:textId="68293EA0" w:rsidR="009A362A" w:rsidRDefault="009A362A" w:rsidP="006C77D3">
      <w:pPr>
        <w:tabs>
          <w:tab w:val="left" w:pos="4772"/>
        </w:tabs>
        <w:rPr>
          <w:b/>
          <w:bCs/>
          <w:sz w:val="32"/>
          <w:szCs w:val="28"/>
          <w:lang w:val="en-US"/>
        </w:rPr>
      </w:pPr>
      <w:r>
        <w:rPr>
          <w:noProof/>
        </w:rPr>
        <w:lastRenderedPageBreak/>
        <w:drawing>
          <wp:inline distT="0" distB="0" distL="0" distR="0" wp14:anchorId="66733657" wp14:editId="1F8FBBED">
            <wp:extent cx="5241925" cy="3370580"/>
            <wp:effectExtent l="0" t="0" r="15875" b="1270"/>
            <wp:docPr id="7220781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r:link="rId44" cstate="print">
                      <a:extLst>
                        <a:ext uri="{28A0092B-C50C-407E-A947-70E740481C1C}">
                          <a14:useLocalDpi xmlns:a14="http://schemas.microsoft.com/office/drawing/2010/main" val="0"/>
                        </a:ext>
                      </a:extLst>
                    </a:blip>
                    <a:srcRect/>
                    <a:stretch>
                      <a:fillRect/>
                    </a:stretch>
                  </pic:blipFill>
                  <pic:spPr bwMode="auto">
                    <a:xfrm>
                      <a:off x="0" y="0"/>
                      <a:ext cx="5241925" cy="3370580"/>
                    </a:xfrm>
                    <a:prstGeom prst="rect">
                      <a:avLst/>
                    </a:prstGeom>
                    <a:noFill/>
                    <a:ln>
                      <a:noFill/>
                    </a:ln>
                  </pic:spPr>
                </pic:pic>
              </a:graphicData>
            </a:graphic>
          </wp:inline>
        </w:drawing>
      </w:r>
    </w:p>
    <w:p w14:paraId="6C962431" w14:textId="2B9E76EE" w:rsidR="009A362A" w:rsidRDefault="009A362A" w:rsidP="006C77D3">
      <w:pPr>
        <w:tabs>
          <w:tab w:val="left" w:pos="4772"/>
        </w:tabs>
        <w:rPr>
          <w:b/>
          <w:bCs/>
          <w:sz w:val="32"/>
          <w:szCs w:val="28"/>
          <w:lang w:val="en-US"/>
        </w:rPr>
      </w:pPr>
      <w:r>
        <w:rPr>
          <w:b/>
          <w:bCs/>
          <w:sz w:val="32"/>
          <w:szCs w:val="28"/>
          <w:lang w:val="en-US"/>
        </w:rPr>
        <w:t>Class diagram:</w:t>
      </w:r>
    </w:p>
    <w:p w14:paraId="719D4666" w14:textId="5A5C340D" w:rsidR="009A362A" w:rsidRDefault="00BF2021" w:rsidP="006C77D3">
      <w:pPr>
        <w:tabs>
          <w:tab w:val="left" w:pos="4772"/>
        </w:tabs>
        <w:rPr>
          <w:b/>
          <w:bCs/>
          <w:sz w:val="32"/>
          <w:szCs w:val="28"/>
          <w:lang w:val="en-US"/>
        </w:rPr>
      </w:pPr>
      <w:r>
        <w:rPr>
          <w:noProof/>
        </w:rPr>
        <w:drawing>
          <wp:inline distT="0" distB="0" distL="0" distR="0" wp14:anchorId="3CA165B9" wp14:editId="24ECE064">
            <wp:extent cx="5274310" cy="3990975"/>
            <wp:effectExtent l="0" t="0" r="2540" b="9525"/>
            <wp:docPr id="37421478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14787" name="Picture 1" descr="A diagram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990975"/>
                    </a:xfrm>
                    <a:prstGeom prst="rect">
                      <a:avLst/>
                    </a:prstGeom>
                    <a:noFill/>
                    <a:ln>
                      <a:noFill/>
                    </a:ln>
                  </pic:spPr>
                </pic:pic>
              </a:graphicData>
            </a:graphic>
          </wp:inline>
        </w:drawing>
      </w:r>
    </w:p>
    <w:p w14:paraId="52EDFED2" w14:textId="77777777" w:rsidR="009A362A" w:rsidRDefault="009A362A" w:rsidP="006C77D3">
      <w:pPr>
        <w:tabs>
          <w:tab w:val="left" w:pos="4772"/>
        </w:tabs>
        <w:rPr>
          <w:b/>
          <w:bCs/>
          <w:sz w:val="32"/>
          <w:szCs w:val="28"/>
          <w:lang w:val="en-US"/>
        </w:rPr>
      </w:pPr>
    </w:p>
    <w:p w14:paraId="18919397" w14:textId="2766BE29" w:rsidR="006C77D3" w:rsidRDefault="009A362A" w:rsidP="006C77D3">
      <w:pPr>
        <w:tabs>
          <w:tab w:val="left" w:pos="4772"/>
        </w:tabs>
        <w:rPr>
          <w:b/>
          <w:bCs/>
          <w:sz w:val="32"/>
          <w:szCs w:val="28"/>
          <w:lang w:val="en-US"/>
        </w:rPr>
      </w:pPr>
      <w:r>
        <w:rPr>
          <w:b/>
          <w:bCs/>
          <w:sz w:val="32"/>
          <w:szCs w:val="28"/>
          <w:lang w:val="en-US"/>
        </w:rPr>
        <w:lastRenderedPageBreak/>
        <w:t>BPMN:</w:t>
      </w:r>
    </w:p>
    <w:p w14:paraId="68B85A95" w14:textId="1706210C" w:rsidR="008A0BAE" w:rsidRDefault="008A0BAE" w:rsidP="008A0BAE">
      <w:pPr>
        <w:spacing w:before="100" w:beforeAutospacing="1" w:after="100" w:afterAutospacing="1" w:line="240" w:lineRule="auto"/>
        <w:jc w:val="left"/>
        <w:rPr>
          <w:rFonts w:eastAsia="Times New Roman"/>
          <w:szCs w:val="24"/>
          <w:lang w:val="en-US"/>
        </w:rPr>
      </w:pPr>
      <w:r w:rsidRPr="008A0BAE">
        <w:rPr>
          <w:rFonts w:eastAsia="Times New Roman"/>
          <w:noProof/>
          <w:szCs w:val="24"/>
          <w:lang w:val="en-US"/>
        </w:rPr>
        <w:drawing>
          <wp:inline distT="0" distB="0" distL="0" distR="0" wp14:anchorId="50D3CEFB" wp14:editId="078F1430">
            <wp:extent cx="5274310" cy="3858260"/>
            <wp:effectExtent l="0" t="0" r="2540" b="8890"/>
            <wp:docPr id="569722405" name="Picture 4"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22405" name="Picture 4" descr="A diagram of a software syste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858260"/>
                    </a:xfrm>
                    <a:prstGeom prst="rect">
                      <a:avLst/>
                    </a:prstGeom>
                    <a:noFill/>
                    <a:ln>
                      <a:noFill/>
                    </a:ln>
                  </pic:spPr>
                </pic:pic>
              </a:graphicData>
            </a:graphic>
          </wp:inline>
        </w:drawing>
      </w:r>
    </w:p>
    <w:p w14:paraId="6177D632" w14:textId="6D526AEB" w:rsidR="008A0BAE" w:rsidRPr="008A0BAE" w:rsidRDefault="008A0BAE" w:rsidP="008A0BAE">
      <w:pPr>
        <w:spacing w:before="100" w:beforeAutospacing="1" w:after="100" w:afterAutospacing="1" w:line="240" w:lineRule="auto"/>
        <w:jc w:val="left"/>
        <w:rPr>
          <w:rFonts w:eastAsia="Times New Roman"/>
          <w:szCs w:val="24"/>
          <w:lang w:val="en-US"/>
        </w:rPr>
      </w:pPr>
      <w:r>
        <w:rPr>
          <w:rFonts w:eastAsia="Times New Roman"/>
          <w:szCs w:val="24"/>
          <w:lang w:val="en-US"/>
        </w:rPr>
        <w:t>Unclear above actors:</w:t>
      </w:r>
    </w:p>
    <w:p w14:paraId="4392624C" w14:textId="13BDE2DD" w:rsidR="008A0BAE" w:rsidRPr="008A0BAE" w:rsidRDefault="008A0BAE" w:rsidP="008A0BAE">
      <w:pPr>
        <w:spacing w:before="100" w:beforeAutospacing="1" w:after="100" w:afterAutospacing="1" w:line="240" w:lineRule="auto"/>
        <w:jc w:val="left"/>
        <w:rPr>
          <w:rFonts w:eastAsia="Times New Roman"/>
          <w:szCs w:val="24"/>
          <w:lang w:val="en-US"/>
        </w:rPr>
      </w:pPr>
      <w:r w:rsidRPr="008A0BAE">
        <w:rPr>
          <w:rFonts w:eastAsia="Times New Roman"/>
          <w:noProof/>
          <w:szCs w:val="24"/>
          <w:lang w:val="en-US"/>
        </w:rPr>
        <w:drawing>
          <wp:inline distT="0" distB="0" distL="0" distR="0" wp14:anchorId="6D82876D" wp14:editId="1EA0A3F0">
            <wp:extent cx="5274310" cy="1515745"/>
            <wp:effectExtent l="0" t="0" r="2540" b="8255"/>
            <wp:docPr id="359796279" name="Picture 5" descr="A diagram of a login success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96279" name="Picture 5" descr="A diagram of a login successful&#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515745"/>
                    </a:xfrm>
                    <a:prstGeom prst="rect">
                      <a:avLst/>
                    </a:prstGeom>
                    <a:noFill/>
                    <a:ln>
                      <a:noFill/>
                    </a:ln>
                  </pic:spPr>
                </pic:pic>
              </a:graphicData>
            </a:graphic>
          </wp:inline>
        </w:drawing>
      </w:r>
    </w:p>
    <w:p w14:paraId="6463E417" w14:textId="166D7ECD" w:rsidR="008A0BAE" w:rsidRPr="008A0BAE" w:rsidRDefault="008A0BAE" w:rsidP="008A0BAE">
      <w:pPr>
        <w:spacing w:before="100" w:beforeAutospacing="1" w:after="100" w:afterAutospacing="1" w:line="240" w:lineRule="auto"/>
        <w:jc w:val="left"/>
        <w:rPr>
          <w:rFonts w:eastAsia="Times New Roman"/>
          <w:szCs w:val="24"/>
          <w:lang w:val="en-US"/>
        </w:rPr>
      </w:pPr>
      <w:r w:rsidRPr="008A0BAE">
        <w:rPr>
          <w:rFonts w:eastAsia="Times New Roman"/>
          <w:noProof/>
          <w:szCs w:val="24"/>
          <w:lang w:val="en-US"/>
        </w:rPr>
        <w:lastRenderedPageBreak/>
        <w:drawing>
          <wp:inline distT="0" distB="0" distL="0" distR="0" wp14:anchorId="1716A02A" wp14:editId="42D37837">
            <wp:extent cx="5274310" cy="2390140"/>
            <wp:effectExtent l="0" t="0" r="2540" b="0"/>
            <wp:docPr id="1890100498" name="Picture 6"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00498" name="Picture 6" descr="A diagram of a pers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390140"/>
                    </a:xfrm>
                    <a:prstGeom prst="rect">
                      <a:avLst/>
                    </a:prstGeom>
                    <a:noFill/>
                    <a:ln>
                      <a:noFill/>
                    </a:ln>
                  </pic:spPr>
                </pic:pic>
              </a:graphicData>
            </a:graphic>
          </wp:inline>
        </w:drawing>
      </w:r>
    </w:p>
    <w:sectPr w:rsidR="008A0BAE" w:rsidRPr="008A0BAE" w:rsidSect="00A90E65">
      <w:footerReference w:type="first" r:id="rId49"/>
      <w:pgSz w:w="11906" w:h="16838" w:code="9"/>
      <w:pgMar w:top="1440" w:right="1440" w:bottom="1440" w:left="216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F16B4" w14:textId="77777777" w:rsidR="00A206C2" w:rsidRDefault="00A206C2" w:rsidP="00526B16">
      <w:pPr>
        <w:spacing w:after="0" w:line="240" w:lineRule="auto"/>
      </w:pPr>
      <w:r>
        <w:separator/>
      </w:r>
    </w:p>
  </w:endnote>
  <w:endnote w:type="continuationSeparator" w:id="0">
    <w:p w14:paraId="3195E6FA" w14:textId="77777777" w:rsidR="00A206C2" w:rsidRDefault="00A206C2" w:rsidP="00526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809946"/>
      <w:docPartObj>
        <w:docPartGallery w:val="Page Numbers (Bottom of Page)"/>
        <w:docPartUnique/>
      </w:docPartObj>
    </w:sdtPr>
    <w:sdtEndPr>
      <w:rPr>
        <w:noProof/>
      </w:rPr>
    </w:sdtEndPr>
    <w:sdtContent>
      <w:p w14:paraId="0C95B803" w14:textId="77777777" w:rsidR="00320823" w:rsidRDefault="00320823">
        <w:pPr>
          <w:pStyle w:val="Footer"/>
          <w:jc w:val="right"/>
        </w:pPr>
        <w:r>
          <w:fldChar w:fldCharType="begin"/>
        </w:r>
        <w:r>
          <w:instrText xml:space="preserve"> PAGE   \* MERGEFORMAT </w:instrText>
        </w:r>
        <w:r>
          <w:fldChar w:fldCharType="separate"/>
        </w:r>
        <w:r>
          <w:t>21</w:t>
        </w:r>
        <w:r>
          <w:fldChar w:fldCharType="end"/>
        </w:r>
      </w:p>
    </w:sdtContent>
  </w:sdt>
  <w:p w14:paraId="66C0F2E0" w14:textId="77777777" w:rsidR="00320823" w:rsidRDefault="003208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D3C83" w14:textId="77777777" w:rsidR="00320823" w:rsidRPr="00F12A27" w:rsidRDefault="00320823" w:rsidP="00EA54B7">
    <w:pPr>
      <w:pStyle w:val="NormalWeb"/>
      <w:shd w:val="clear" w:color="auto" w:fill="FFFFFF" w:themeFill="background1"/>
      <w:spacing w:beforeAutospacing="0" w:after="300" w:afterAutospacing="0"/>
      <w:jc w:val="both"/>
      <w:textAlignment w:val="baseline"/>
      <w:rPr>
        <w:rFonts w:asciiTheme="majorHAnsi" w:hAnsiTheme="majorHAnsi"/>
        <w:color w:val="333333"/>
        <w:sz w:val="18"/>
        <w:szCs w:val="18"/>
      </w:rPr>
    </w:pPr>
  </w:p>
  <w:p w14:paraId="723757D6" w14:textId="77777777" w:rsidR="00320823" w:rsidRPr="00F12A27" w:rsidRDefault="00320823" w:rsidP="3E1FA745">
    <w:pPr>
      <w:rPr>
        <w:rFonts w:ascii="Arial" w:hAnsi="Arial" w:cs="Arial"/>
        <w:b/>
        <w:bCs/>
        <w:i/>
        <w:iCs/>
        <w:sz w:val="16"/>
        <w:szCs w:val="16"/>
      </w:rPr>
    </w:pPr>
  </w:p>
  <w:p w14:paraId="50319C4F" w14:textId="77777777" w:rsidR="00320823" w:rsidRPr="00F12A27" w:rsidRDefault="00320823" w:rsidP="00F12A27">
    <w:pPr>
      <w:pStyle w:val="Footer"/>
      <w:tabs>
        <w:tab w:val="clear" w:pos="4536"/>
        <w:tab w:val="clear" w:pos="9072"/>
        <w:tab w:val="left" w:pos="649"/>
        <w:tab w:val="left" w:pos="1298"/>
      </w:tabs>
      <w:rPr>
        <w:sz w:val="16"/>
        <w:szCs w:val="16"/>
      </w:rPr>
    </w:pPr>
    <w:r w:rsidRPr="00F12A27">
      <w:rPr>
        <w:sz w:val="16"/>
        <w:szCs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B4C74" w14:textId="77777777" w:rsidR="00320823" w:rsidRDefault="00320823">
    <w:pPr>
      <w:pStyle w:val="Footer"/>
      <w:jc w:val="center"/>
    </w:pPr>
    <w:r>
      <w:t>Copyright © 1999 by Karl E. Wiegers. Permission is granted to use, modify, and distribute this document.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92070" w14:textId="77777777" w:rsidR="00320823" w:rsidRDefault="0032082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60AE1" w14:textId="013F9877" w:rsidR="00A90E65" w:rsidRDefault="00A90E65">
    <w:pPr>
      <w:pStyle w:val="Footer"/>
      <w:jc w:val="center"/>
    </w:pPr>
    <w:r>
      <w:fldChar w:fldCharType="begin"/>
    </w:r>
    <w:r>
      <w:instrText xml:space="preserve"> PAGE   \* MERGEFORMAT </w:instrText>
    </w:r>
    <w:r>
      <w:fldChar w:fldCharType="separate"/>
    </w:r>
    <w:r w:rsidR="006D4E20">
      <w:rPr>
        <w:noProof/>
      </w:rPr>
      <w:t>1</w:t>
    </w:r>
    <w:r>
      <w:rPr>
        <w:noProof/>
      </w:rPr>
      <w:fldChar w:fldCharType="end"/>
    </w:r>
  </w:p>
  <w:p w14:paraId="75FC2BDB" w14:textId="77777777" w:rsidR="00632133" w:rsidRDefault="006321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A9D25" w14:textId="77777777" w:rsidR="00A206C2" w:rsidRDefault="00A206C2" w:rsidP="00526B16">
      <w:pPr>
        <w:spacing w:after="0" w:line="240" w:lineRule="auto"/>
      </w:pPr>
      <w:r>
        <w:separator/>
      </w:r>
    </w:p>
  </w:footnote>
  <w:footnote w:type="continuationSeparator" w:id="0">
    <w:p w14:paraId="2658E2D5" w14:textId="77777777" w:rsidR="00A206C2" w:rsidRDefault="00A206C2" w:rsidP="00526B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3F2C8" w14:textId="77777777" w:rsidR="00320823" w:rsidRPr="00F12A27" w:rsidRDefault="00320823" w:rsidP="00F12A27">
    <w:pPr>
      <w:pStyle w:val="Heade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CCE24" w14:textId="77777777" w:rsidR="00320823" w:rsidRDefault="00320823">
    <w:pPr>
      <w:pStyle w:val="Header"/>
    </w:pPr>
    <w:r>
      <w:t>Software Requirements Specification for &lt;Project&gt;</w:t>
    </w:r>
    <w:r>
      <w:tab/>
    </w:r>
    <w:r>
      <w:tab/>
      <w:t xml:space="preserve">Page </w:t>
    </w:r>
    <w:r>
      <w:fldChar w:fldCharType="begin"/>
    </w:r>
    <w:r>
      <w:instrText xml:space="preserve"> PAGE  \* MERGEFORMAT </w:instrText>
    </w:r>
    <w:r>
      <w:fldChar w:fldCharType="separate"/>
    </w:r>
    <w:r>
      <w:rPr>
        <w:noProof/>
      </w:rPr>
      <w:t>ii</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E7B22"/>
    <w:multiLevelType w:val="hybridMultilevel"/>
    <w:tmpl w:val="5FD04CE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56AD4CD"/>
    <w:multiLevelType w:val="hybridMultilevel"/>
    <w:tmpl w:val="386C169C"/>
    <w:lvl w:ilvl="0" w:tplc="C9649F6E">
      <w:start w:val="1"/>
      <w:numFmt w:val="bullet"/>
      <w:lvlText w:val="-"/>
      <w:lvlJc w:val="left"/>
      <w:pPr>
        <w:ind w:left="720" w:hanging="360"/>
      </w:pPr>
      <w:rPr>
        <w:rFonts w:ascii="Calibri" w:hAnsi="Calibri" w:hint="default"/>
      </w:rPr>
    </w:lvl>
    <w:lvl w:ilvl="1" w:tplc="AA5C3B70">
      <w:start w:val="1"/>
      <w:numFmt w:val="bullet"/>
      <w:lvlText w:val="o"/>
      <w:lvlJc w:val="left"/>
      <w:pPr>
        <w:ind w:left="1440" w:hanging="360"/>
      </w:pPr>
      <w:rPr>
        <w:rFonts w:ascii="Courier New" w:hAnsi="Courier New" w:hint="default"/>
      </w:rPr>
    </w:lvl>
    <w:lvl w:ilvl="2" w:tplc="B150E4CE">
      <w:start w:val="1"/>
      <w:numFmt w:val="bullet"/>
      <w:lvlText w:val=""/>
      <w:lvlJc w:val="left"/>
      <w:pPr>
        <w:ind w:left="2160" w:hanging="360"/>
      </w:pPr>
      <w:rPr>
        <w:rFonts w:ascii="Wingdings" w:hAnsi="Wingdings" w:hint="default"/>
      </w:rPr>
    </w:lvl>
    <w:lvl w:ilvl="3" w:tplc="3B20A014">
      <w:start w:val="1"/>
      <w:numFmt w:val="bullet"/>
      <w:lvlText w:val=""/>
      <w:lvlJc w:val="left"/>
      <w:pPr>
        <w:ind w:left="2880" w:hanging="360"/>
      </w:pPr>
      <w:rPr>
        <w:rFonts w:ascii="Symbol" w:hAnsi="Symbol" w:hint="default"/>
      </w:rPr>
    </w:lvl>
    <w:lvl w:ilvl="4" w:tplc="BB2E4854">
      <w:start w:val="1"/>
      <w:numFmt w:val="bullet"/>
      <w:lvlText w:val="o"/>
      <w:lvlJc w:val="left"/>
      <w:pPr>
        <w:ind w:left="3600" w:hanging="360"/>
      </w:pPr>
      <w:rPr>
        <w:rFonts w:ascii="Courier New" w:hAnsi="Courier New" w:hint="default"/>
      </w:rPr>
    </w:lvl>
    <w:lvl w:ilvl="5" w:tplc="141CF834">
      <w:start w:val="1"/>
      <w:numFmt w:val="bullet"/>
      <w:lvlText w:val=""/>
      <w:lvlJc w:val="left"/>
      <w:pPr>
        <w:ind w:left="4320" w:hanging="360"/>
      </w:pPr>
      <w:rPr>
        <w:rFonts w:ascii="Wingdings" w:hAnsi="Wingdings" w:hint="default"/>
      </w:rPr>
    </w:lvl>
    <w:lvl w:ilvl="6" w:tplc="8F541FB0">
      <w:start w:val="1"/>
      <w:numFmt w:val="bullet"/>
      <w:lvlText w:val=""/>
      <w:lvlJc w:val="left"/>
      <w:pPr>
        <w:ind w:left="5040" w:hanging="360"/>
      </w:pPr>
      <w:rPr>
        <w:rFonts w:ascii="Symbol" w:hAnsi="Symbol" w:hint="default"/>
      </w:rPr>
    </w:lvl>
    <w:lvl w:ilvl="7" w:tplc="0CDE1A74">
      <w:start w:val="1"/>
      <w:numFmt w:val="bullet"/>
      <w:lvlText w:val="o"/>
      <w:lvlJc w:val="left"/>
      <w:pPr>
        <w:ind w:left="5760" w:hanging="360"/>
      </w:pPr>
      <w:rPr>
        <w:rFonts w:ascii="Courier New" w:hAnsi="Courier New" w:hint="default"/>
      </w:rPr>
    </w:lvl>
    <w:lvl w:ilvl="8" w:tplc="2DACA93C">
      <w:start w:val="1"/>
      <w:numFmt w:val="bullet"/>
      <w:lvlText w:val=""/>
      <w:lvlJc w:val="left"/>
      <w:pPr>
        <w:ind w:left="6480" w:hanging="360"/>
      </w:pPr>
      <w:rPr>
        <w:rFonts w:ascii="Wingdings" w:hAnsi="Wingdings" w:hint="default"/>
      </w:rPr>
    </w:lvl>
  </w:abstractNum>
  <w:abstractNum w:abstractNumId="2" w15:restartNumberingAfterBreak="0">
    <w:nsid w:val="088D3C89"/>
    <w:multiLevelType w:val="hybridMultilevel"/>
    <w:tmpl w:val="2A988A5A"/>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9AB116A"/>
    <w:multiLevelType w:val="hybridMultilevel"/>
    <w:tmpl w:val="7E225940"/>
    <w:lvl w:ilvl="0" w:tplc="C9649F6E">
      <w:start w:val="1"/>
      <w:numFmt w:val="bullet"/>
      <w:lvlText w:val="-"/>
      <w:lvlJc w:val="left"/>
      <w:pPr>
        <w:ind w:left="720" w:hanging="360"/>
      </w:pPr>
      <w:rPr>
        <w:rFonts w:ascii="Calibri" w:hAnsi="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E65C82F"/>
    <w:multiLevelType w:val="hybridMultilevel"/>
    <w:tmpl w:val="9908520A"/>
    <w:lvl w:ilvl="0" w:tplc="A1D297F8">
      <w:start w:val="1"/>
      <w:numFmt w:val="bullet"/>
      <w:lvlText w:val=""/>
      <w:lvlJc w:val="left"/>
      <w:pPr>
        <w:ind w:left="720" w:hanging="360"/>
      </w:pPr>
      <w:rPr>
        <w:rFonts w:ascii="Symbol" w:hAnsi="Symbol" w:hint="default"/>
      </w:rPr>
    </w:lvl>
    <w:lvl w:ilvl="1" w:tplc="93A0D9A0">
      <w:start w:val="1"/>
      <w:numFmt w:val="bullet"/>
      <w:lvlText w:val="o"/>
      <w:lvlJc w:val="left"/>
      <w:pPr>
        <w:ind w:left="1440" w:hanging="360"/>
      </w:pPr>
      <w:rPr>
        <w:rFonts w:ascii="Courier New" w:hAnsi="Courier New" w:hint="default"/>
      </w:rPr>
    </w:lvl>
    <w:lvl w:ilvl="2" w:tplc="917832FE">
      <w:start w:val="1"/>
      <w:numFmt w:val="bullet"/>
      <w:lvlText w:val=""/>
      <w:lvlJc w:val="left"/>
      <w:pPr>
        <w:ind w:left="2160" w:hanging="360"/>
      </w:pPr>
      <w:rPr>
        <w:rFonts w:ascii="Wingdings" w:hAnsi="Wingdings" w:hint="default"/>
      </w:rPr>
    </w:lvl>
    <w:lvl w:ilvl="3" w:tplc="8D22D25A">
      <w:start w:val="1"/>
      <w:numFmt w:val="bullet"/>
      <w:lvlText w:val=""/>
      <w:lvlJc w:val="left"/>
      <w:pPr>
        <w:ind w:left="2880" w:hanging="360"/>
      </w:pPr>
      <w:rPr>
        <w:rFonts w:ascii="Symbol" w:hAnsi="Symbol" w:hint="default"/>
      </w:rPr>
    </w:lvl>
    <w:lvl w:ilvl="4" w:tplc="7C763402">
      <w:start w:val="1"/>
      <w:numFmt w:val="bullet"/>
      <w:lvlText w:val="o"/>
      <w:lvlJc w:val="left"/>
      <w:pPr>
        <w:ind w:left="3600" w:hanging="360"/>
      </w:pPr>
      <w:rPr>
        <w:rFonts w:ascii="Courier New" w:hAnsi="Courier New" w:hint="default"/>
      </w:rPr>
    </w:lvl>
    <w:lvl w:ilvl="5" w:tplc="8C702794">
      <w:start w:val="1"/>
      <w:numFmt w:val="bullet"/>
      <w:lvlText w:val=""/>
      <w:lvlJc w:val="left"/>
      <w:pPr>
        <w:ind w:left="4320" w:hanging="360"/>
      </w:pPr>
      <w:rPr>
        <w:rFonts w:ascii="Wingdings" w:hAnsi="Wingdings" w:hint="default"/>
      </w:rPr>
    </w:lvl>
    <w:lvl w:ilvl="6" w:tplc="BA82BC02">
      <w:start w:val="1"/>
      <w:numFmt w:val="bullet"/>
      <w:lvlText w:val=""/>
      <w:lvlJc w:val="left"/>
      <w:pPr>
        <w:ind w:left="5040" w:hanging="360"/>
      </w:pPr>
      <w:rPr>
        <w:rFonts w:ascii="Symbol" w:hAnsi="Symbol" w:hint="default"/>
      </w:rPr>
    </w:lvl>
    <w:lvl w:ilvl="7" w:tplc="110E897C">
      <w:start w:val="1"/>
      <w:numFmt w:val="bullet"/>
      <w:lvlText w:val="o"/>
      <w:lvlJc w:val="left"/>
      <w:pPr>
        <w:ind w:left="5760" w:hanging="360"/>
      </w:pPr>
      <w:rPr>
        <w:rFonts w:ascii="Courier New" w:hAnsi="Courier New" w:hint="default"/>
      </w:rPr>
    </w:lvl>
    <w:lvl w:ilvl="8" w:tplc="EA648F9E">
      <w:start w:val="1"/>
      <w:numFmt w:val="bullet"/>
      <w:lvlText w:val=""/>
      <w:lvlJc w:val="left"/>
      <w:pPr>
        <w:ind w:left="6480" w:hanging="360"/>
      </w:pPr>
      <w:rPr>
        <w:rFonts w:ascii="Wingdings" w:hAnsi="Wingdings" w:hint="default"/>
      </w:rPr>
    </w:lvl>
  </w:abstractNum>
  <w:abstractNum w:abstractNumId="5" w15:restartNumberingAfterBreak="0">
    <w:nsid w:val="0F5E462C"/>
    <w:multiLevelType w:val="hybridMultilevel"/>
    <w:tmpl w:val="5C6E671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10263A92"/>
    <w:multiLevelType w:val="hybridMultilevel"/>
    <w:tmpl w:val="1284C27C"/>
    <w:lvl w:ilvl="0" w:tplc="B914B9D6">
      <w:start w:val="1"/>
      <w:numFmt w:val="bullet"/>
      <w:lvlText w:val=""/>
      <w:lvlJc w:val="left"/>
      <w:pPr>
        <w:ind w:left="720" w:hanging="360"/>
      </w:pPr>
      <w:rPr>
        <w:rFonts w:ascii="Symbol" w:hAnsi="Symbol" w:hint="default"/>
      </w:rPr>
    </w:lvl>
    <w:lvl w:ilvl="1" w:tplc="D57EDC28">
      <w:start w:val="1"/>
      <w:numFmt w:val="bullet"/>
      <w:lvlText w:val="o"/>
      <w:lvlJc w:val="left"/>
      <w:pPr>
        <w:ind w:left="1440" w:hanging="360"/>
      </w:pPr>
      <w:rPr>
        <w:rFonts w:ascii="Courier New" w:hAnsi="Courier New" w:hint="default"/>
      </w:rPr>
    </w:lvl>
    <w:lvl w:ilvl="2" w:tplc="9E1AD54E">
      <w:start w:val="1"/>
      <w:numFmt w:val="bullet"/>
      <w:lvlText w:val=""/>
      <w:lvlJc w:val="left"/>
      <w:pPr>
        <w:ind w:left="2160" w:hanging="360"/>
      </w:pPr>
      <w:rPr>
        <w:rFonts w:ascii="Wingdings" w:hAnsi="Wingdings" w:hint="default"/>
      </w:rPr>
    </w:lvl>
    <w:lvl w:ilvl="3" w:tplc="9D44D27A">
      <w:start w:val="1"/>
      <w:numFmt w:val="bullet"/>
      <w:lvlText w:val=""/>
      <w:lvlJc w:val="left"/>
      <w:pPr>
        <w:ind w:left="2880" w:hanging="360"/>
      </w:pPr>
      <w:rPr>
        <w:rFonts w:ascii="Symbol" w:hAnsi="Symbol" w:hint="default"/>
      </w:rPr>
    </w:lvl>
    <w:lvl w:ilvl="4" w:tplc="270EC03C">
      <w:start w:val="1"/>
      <w:numFmt w:val="bullet"/>
      <w:lvlText w:val="o"/>
      <w:lvlJc w:val="left"/>
      <w:pPr>
        <w:ind w:left="3600" w:hanging="360"/>
      </w:pPr>
      <w:rPr>
        <w:rFonts w:ascii="Courier New" w:hAnsi="Courier New" w:hint="default"/>
      </w:rPr>
    </w:lvl>
    <w:lvl w:ilvl="5" w:tplc="61A80936">
      <w:start w:val="1"/>
      <w:numFmt w:val="bullet"/>
      <w:lvlText w:val=""/>
      <w:lvlJc w:val="left"/>
      <w:pPr>
        <w:ind w:left="4320" w:hanging="360"/>
      </w:pPr>
      <w:rPr>
        <w:rFonts w:ascii="Wingdings" w:hAnsi="Wingdings" w:hint="default"/>
      </w:rPr>
    </w:lvl>
    <w:lvl w:ilvl="6" w:tplc="D522344E">
      <w:start w:val="1"/>
      <w:numFmt w:val="bullet"/>
      <w:lvlText w:val=""/>
      <w:lvlJc w:val="left"/>
      <w:pPr>
        <w:ind w:left="5040" w:hanging="360"/>
      </w:pPr>
      <w:rPr>
        <w:rFonts w:ascii="Symbol" w:hAnsi="Symbol" w:hint="default"/>
      </w:rPr>
    </w:lvl>
    <w:lvl w:ilvl="7" w:tplc="08D07C3E">
      <w:start w:val="1"/>
      <w:numFmt w:val="bullet"/>
      <w:lvlText w:val="o"/>
      <w:lvlJc w:val="left"/>
      <w:pPr>
        <w:ind w:left="5760" w:hanging="360"/>
      </w:pPr>
      <w:rPr>
        <w:rFonts w:ascii="Courier New" w:hAnsi="Courier New" w:hint="default"/>
      </w:rPr>
    </w:lvl>
    <w:lvl w:ilvl="8" w:tplc="C66C9DAA">
      <w:start w:val="1"/>
      <w:numFmt w:val="bullet"/>
      <w:lvlText w:val=""/>
      <w:lvlJc w:val="left"/>
      <w:pPr>
        <w:ind w:left="6480" w:hanging="360"/>
      </w:pPr>
      <w:rPr>
        <w:rFonts w:ascii="Wingdings" w:hAnsi="Wingdings" w:hint="default"/>
      </w:rPr>
    </w:lvl>
  </w:abstractNum>
  <w:abstractNum w:abstractNumId="7" w15:restartNumberingAfterBreak="0">
    <w:nsid w:val="104B5227"/>
    <w:multiLevelType w:val="hybridMultilevel"/>
    <w:tmpl w:val="45183FDE"/>
    <w:lvl w:ilvl="0" w:tplc="82707DEA">
      <w:start w:val="1"/>
      <w:numFmt w:val="bullet"/>
      <w:lvlText w:val="-"/>
      <w:lvlJc w:val="left"/>
      <w:pPr>
        <w:ind w:left="720" w:hanging="360"/>
      </w:pPr>
      <w:rPr>
        <w:rFonts w:ascii="Calibri" w:hAnsi="Calibri" w:hint="default"/>
      </w:rPr>
    </w:lvl>
    <w:lvl w:ilvl="1" w:tplc="F5D230E4">
      <w:start w:val="1"/>
      <w:numFmt w:val="bullet"/>
      <w:lvlText w:val="o"/>
      <w:lvlJc w:val="left"/>
      <w:pPr>
        <w:ind w:left="1440" w:hanging="360"/>
      </w:pPr>
      <w:rPr>
        <w:rFonts w:ascii="Courier New" w:hAnsi="Courier New" w:hint="default"/>
      </w:rPr>
    </w:lvl>
    <w:lvl w:ilvl="2" w:tplc="F8B2770E">
      <w:start w:val="1"/>
      <w:numFmt w:val="bullet"/>
      <w:lvlText w:val=""/>
      <w:lvlJc w:val="left"/>
      <w:pPr>
        <w:ind w:left="2160" w:hanging="360"/>
      </w:pPr>
      <w:rPr>
        <w:rFonts w:ascii="Wingdings" w:hAnsi="Wingdings" w:hint="default"/>
      </w:rPr>
    </w:lvl>
    <w:lvl w:ilvl="3" w:tplc="D6F4DD1E">
      <w:start w:val="1"/>
      <w:numFmt w:val="bullet"/>
      <w:lvlText w:val=""/>
      <w:lvlJc w:val="left"/>
      <w:pPr>
        <w:ind w:left="2880" w:hanging="360"/>
      </w:pPr>
      <w:rPr>
        <w:rFonts w:ascii="Symbol" w:hAnsi="Symbol" w:hint="default"/>
      </w:rPr>
    </w:lvl>
    <w:lvl w:ilvl="4" w:tplc="4A5066B0">
      <w:start w:val="1"/>
      <w:numFmt w:val="bullet"/>
      <w:lvlText w:val="o"/>
      <w:lvlJc w:val="left"/>
      <w:pPr>
        <w:ind w:left="3600" w:hanging="360"/>
      </w:pPr>
      <w:rPr>
        <w:rFonts w:ascii="Courier New" w:hAnsi="Courier New" w:hint="default"/>
      </w:rPr>
    </w:lvl>
    <w:lvl w:ilvl="5" w:tplc="DE1A381C">
      <w:start w:val="1"/>
      <w:numFmt w:val="bullet"/>
      <w:lvlText w:val=""/>
      <w:lvlJc w:val="left"/>
      <w:pPr>
        <w:ind w:left="4320" w:hanging="360"/>
      </w:pPr>
      <w:rPr>
        <w:rFonts w:ascii="Wingdings" w:hAnsi="Wingdings" w:hint="default"/>
      </w:rPr>
    </w:lvl>
    <w:lvl w:ilvl="6" w:tplc="0AF4B3C8">
      <w:start w:val="1"/>
      <w:numFmt w:val="bullet"/>
      <w:lvlText w:val=""/>
      <w:lvlJc w:val="left"/>
      <w:pPr>
        <w:ind w:left="5040" w:hanging="360"/>
      </w:pPr>
      <w:rPr>
        <w:rFonts w:ascii="Symbol" w:hAnsi="Symbol" w:hint="default"/>
      </w:rPr>
    </w:lvl>
    <w:lvl w:ilvl="7" w:tplc="A00C6868">
      <w:start w:val="1"/>
      <w:numFmt w:val="bullet"/>
      <w:lvlText w:val="o"/>
      <w:lvlJc w:val="left"/>
      <w:pPr>
        <w:ind w:left="5760" w:hanging="360"/>
      </w:pPr>
      <w:rPr>
        <w:rFonts w:ascii="Courier New" w:hAnsi="Courier New" w:hint="default"/>
      </w:rPr>
    </w:lvl>
    <w:lvl w:ilvl="8" w:tplc="D6DC30B0">
      <w:start w:val="1"/>
      <w:numFmt w:val="bullet"/>
      <w:lvlText w:val=""/>
      <w:lvlJc w:val="left"/>
      <w:pPr>
        <w:ind w:left="6480" w:hanging="360"/>
      </w:pPr>
      <w:rPr>
        <w:rFonts w:ascii="Wingdings" w:hAnsi="Wingdings" w:hint="default"/>
      </w:rPr>
    </w:lvl>
  </w:abstractNum>
  <w:abstractNum w:abstractNumId="8" w15:restartNumberingAfterBreak="0">
    <w:nsid w:val="111B5A1D"/>
    <w:multiLevelType w:val="hybridMultilevel"/>
    <w:tmpl w:val="0994D670"/>
    <w:lvl w:ilvl="0" w:tplc="79400382">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2530BBC"/>
    <w:multiLevelType w:val="hybridMultilevel"/>
    <w:tmpl w:val="9C04D170"/>
    <w:lvl w:ilvl="0" w:tplc="2D1256F4">
      <w:start w:val="1"/>
      <w:numFmt w:val="bullet"/>
      <w:lvlText w:val=""/>
      <w:lvlJc w:val="left"/>
      <w:pPr>
        <w:ind w:left="720" w:hanging="360"/>
      </w:pPr>
      <w:rPr>
        <w:rFonts w:ascii="Symbol" w:hAnsi="Symbol" w:hint="default"/>
      </w:rPr>
    </w:lvl>
    <w:lvl w:ilvl="1" w:tplc="1EF273D2">
      <w:start w:val="1"/>
      <w:numFmt w:val="bullet"/>
      <w:lvlText w:val="o"/>
      <w:lvlJc w:val="left"/>
      <w:pPr>
        <w:ind w:left="1440" w:hanging="360"/>
      </w:pPr>
      <w:rPr>
        <w:rFonts w:ascii="Courier New" w:hAnsi="Courier New" w:hint="default"/>
      </w:rPr>
    </w:lvl>
    <w:lvl w:ilvl="2" w:tplc="9FE45E20">
      <w:start w:val="1"/>
      <w:numFmt w:val="bullet"/>
      <w:lvlText w:val=""/>
      <w:lvlJc w:val="left"/>
      <w:pPr>
        <w:ind w:left="2160" w:hanging="360"/>
      </w:pPr>
      <w:rPr>
        <w:rFonts w:ascii="Wingdings" w:hAnsi="Wingdings" w:hint="default"/>
      </w:rPr>
    </w:lvl>
    <w:lvl w:ilvl="3" w:tplc="758625D0">
      <w:start w:val="1"/>
      <w:numFmt w:val="bullet"/>
      <w:lvlText w:val=""/>
      <w:lvlJc w:val="left"/>
      <w:pPr>
        <w:ind w:left="2880" w:hanging="360"/>
      </w:pPr>
      <w:rPr>
        <w:rFonts w:ascii="Symbol" w:hAnsi="Symbol" w:hint="default"/>
      </w:rPr>
    </w:lvl>
    <w:lvl w:ilvl="4" w:tplc="1F789C34">
      <w:start w:val="1"/>
      <w:numFmt w:val="bullet"/>
      <w:lvlText w:val="o"/>
      <w:lvlJc w:val="left"/>
      <w:pPr>
        <w:ind w:left="3600" w:hanging="360"/>
      </w:pPr>
      <w:rPr>
        <w:rFonts w:ascii="Courier New" w:hAnsi="Courier New" w:hint="default"/>
      </w:rPr>
    </w:lvl>
    <w:lvl w:ilvl="5" w:tplc="008C3A8C">
      <w:start w:val="1"/>
      <w:numFmt w:val="bullet"/>
      <w:lvlText w:val=""/>
      <w:lvlJc w:val="left"/>
      <w:pPr>
        <w:ind w:left="4320" w:hanging="360"/>
      </w:pPr>
      <w:rPr>
        <w:rFonts w:ascii="Wingdings" w:hAnsi="Wingdings" w:hint="default"/>
      </w:rPr>
    </w:lvl>
    <w:lvl w:ilvl="6" w:tplc="5650B4C4">
      <w:start w:val="1"/>
      <w:numFmt w:val="bullet"/>
      <w:lvlText w:val=""/>
      <w:lvlJc w:val="left"/>
      <w:pPr>
        <w:ind w:left="5040" w:hanging="360"/>
      </w:pPr>
      <w:rPr>
        <w:rFonts w:ascii="Symbol" w:hAnsi="Symbol" w:hint="default"/>
      </w:rPr>
    </w:lvl>
    <w:lvl w:ilvl="7" w:tplc="44B43A1E">
      <w:start w:val="1"/>
      <w:numFmt w:val="bullet"/>
      <w:lvlText w:val="o"/>
      <w:lvlJc w:val="left"/>
      <w:pPr>
        <w:ind w:left="5760" w:hanging="360"/>
      </w:pPr>
      <w:rPr>
        <w:rFonts w:ascii="Courier New" w:hAnsi="Courier New" w:hint="default"/>
      </w:rPr>
    </w:lvl>
    <w:lvl w:ilvl="8" w:tplc="10862434">
      <w:start w:val="1"/>
      <w:numFmt w:val="bullet"/>
      <w:lvlText w:val=""/>
      <w:lvlJc w:val="left"/>
      <w:pPr>
        <w:ind w:left="6480" w:hanging="360"/>
      </w:pPr>
      <w:rPr>
        <w:rFonts w:ascii="Wingdings" w:hAnsi="Wingdings" w:hint="default"/>
      </w:rPr>
    </w:lvl>
  </w:abstractNum>
  <w:abstractNum w:abstractNumId="10" w15:restartNumberingAfterBreak="0">
    <w:nsid w:val="143E38AD"/>
    <w:multiLevelType w:val="hybridMultilevel"/>
    <w:tmpl w:val="0D5E1F3A"/>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14483ACC"/>
    <w:multiLevelType w:val="hybridMultilevel"/>
    <w:tmpl w:val="B784D2C0"/>
    <w:lvl w:ilvl="0" w:tplc="C9649F6E">
      <w:start w:val="1"/>
      <w:numFmt w:val="bullet"/>
      <w:lvlText w:val="-"/>
      <w:lvlJc w:val="left"/>
      <w:pPr>
        <w:ind w:left="720" w:hanging="360"/>
      </w:pPr>
      <w:rPr>
        <w:rFonts w:ascii="Calibri" w:hAnsi="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14CD79FC"/>
    <w:multiLevelType w:val="hybridMultilevel"/>
    <w:tmpl w:val="D85E3EE4"/>
    <w:lvl w:ilvl="0" w:tplc="2EE21C4A">
      <w:start w:val="1"/>
      <w:numFmt w:val="bullet"/>
      <w:lvlText w:val=""/>
      <w:lvlJc w:val="left"/>
      <w:pPr>
        <w:ind w:left="720" w:hanging="360"/>
      </w:pPr>
      <w:rPr>
        <w:rFonts w:ascii="Symbol" w:hAnsi="Symbol" w:hint="default"/>
      </w:rPr>
    </w:lvl>
    <w:lvl w:ilvl="1" w:tplc="A6F6CE74">
      <w:start w:val="1"/>
      <w:numFmt w:val="bullet"/>
      <w:lvlText w:val="o"/>
      <w:lvlJc w:val="left"/>
      <w:pPr>
        <w:ind w:left="1440" w:hanging="360"/>
      </w:pPr>
      <w:rPr>
        <w:rFonts w:ascii="Courier New" w:hAnsi="Courier New" w:hint="default"/>
      </w:rPr>
    </w:lvl>
    <w:lvl w:ilvl="2" w:tplc="EF042574">
      <w:start w:val="1"/>
      <w:numFmt w:val="bullet"/>
      <w:lvlText w:val=""/>
      <w:lvlJc w:val="left"/>
      <w:pPr>
        <w:ind w:left="2160" w:hanging="360"/>
      </w:pPr>
      <w:rPr>
        <w:rFonts w:ascii="Wingdings" w:hAnsi="Wingdings" w:hint="default"/>
      </w:rPr>
    </w:lvl>
    <w:lvl w:ilvl="3" w:tplc="497C75D2">
      <w:start w:val="1"/>
      <w:numFmt w:val="bullet"/>
      <w:lvlText w:val=""/>
      <w:lvlJc w:val="left"/>
      <w:pPr>
        <w:ind w:left="2880" w:hanging="360"/>
      </w:pPr>
      <w:rPr>
        <w:rFonts w:ascii="Symbol" w:hAnsi="Symbol" w:hint="default"/>
      </w:rPr>
    </w:lvl>
    <w:lvl w:ilvl="4" w:tplc="9B3CFAC0">
      <w:start w:val="1"/>
      <w:numFmt w:val="bullet"/>
      <w:lvlText w:val="o"/>
      <w:lvlJc w:val="left"/>
      <w:pPr>
        <w:ind w:left="3600" w:hanging="360"/>
      </w:pPr>
      <w:rPr>
        <w:rFonts w:ascii="Courier New" w:hAnsi="Courier New" w:hint="default"/>
      </w:rPr>
    </w:lvl>
    <w:lvl w:ilvl="5" w:tplc="43068EBA">
      <w:start w:val="1"/>
      <w:numFmt w:val="bullet"/>
      <w:lvlText w:val=""/>
      <w:lvlJc w:val="left"/>
      <w:pPr>
        <w:ind w:left="4320" w:hanging="360"/>
      </w:pPr>
      <w:rPr>
        <w:rFonts w:ascii="Wingdings" w:hAnsi="Wingdings" w:hint="default"/>
      </w:rPr>
    </w:lvl>
    <w:lvl w:ilvl="6" w:tplc="201EA738">
      <w:start w:val="1"/>
      <w:numFmt w:val="bullet"/>
      <w:lvlText w:val=""/>
      <w:lvlJc w:val="left"/>
      <w:pPr>
        <w:ind w:left="5040" w:hanging="360"/>
      </w:pPr>
      <w:rPr>
        <w:rFonts w:ascii="Symbol" w:hAnsi="Symbol" w:hint="default"/>
      </w:rPr>
    </w:lvl>
    <w:lvl w:ilvl="7" w:tplc="8CA4E9B0">
      <w:start w:val="1"/>
      <w:numFmt w:val="bullet"/>
      <w:lvlText w:val="o"/>
      <w:lvlJc w:val="left"/>
      <w:pPr>
        <w:ind w:left="5760" w:hanging="360"/>
      </w:pPr>
      <w:rPr>
        <w:rFonts w:ascii="Courier New" w:hAnsi="Courier New" w:hint="default"/>
      </w:rPr>
    </w:lvl>
    <w:lvl w:ilvl="8" w:tplc="84E26160">
      <w:start w:val="1"/>
      <w:numFmt w:val="bullet"/>
      <w:lvlText w:val=""/>
      <w:lvlJc w:val="left"/>
      <w:pPr>
        <w:ind w:left="6480" w:hanging="360"/>
      </w:pPr>
      <w:rPr>
        <w:rFonts w:ascii="Wingdings" w:hAnsi="Wingdings" w:hint="default"/>
      </w:rPr>
    </w:lvl>
  </w:abstractNum>
  <w:abstractNum w:abstractNumId="13" w15:restartNumberingAfterBreak="0">
    <w:nsid w:val="1B13664F"/>
    <w:multiLevelType w:val="hybridMultilevel"/>
    <w:tmpl w:val="F864C36E"/>
    <w:lvl w:ilvl="0" w:tplc="7DE4269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203D520E"/>
    <w:multiLevelType w:val="hybridMultilevel"/>
    <w:tmpl w:val="E29AAB0E"/>
    <w:lvl w:ilvl="0" w:tplc="E85247EC">
      <w:start w:val="1"/>
      <w:numFmt w:val="bullet"/>
      <w:lvlText w:val="-"/>
      <w:lvlJc w:val="left"/>
      <w:pPr>
        <w:ind w:left="720" w:hanging="360"/>
      </w:pPr>
      <w:rPr>
        <w:rFonts w:ascii="Calibri" w:hAnsi="Calibri" w:hint="default"/>
      </w:rPr>
    </w:lvl>
    <w:lvl w:ilvl="1" w:tplc="9836C5E2">
      <w:start w:val="1"/>
      <w:numFmt w:val="bullet"/>
      <w:lvlText w:val="o"/>
      <w:lvlJc w:val="left"/>
      <w:pPr>
        <w:ind w:left="1440" w:hanging="360"/>
      </w:pPr>
      <w:rPr>
        <w:rFonts w:ascii="Courier New" w:hAnsi="Courier New" w:hint="default"/>
      </w:rPr>
    </w:lvl>
    <w:lvl w:ilvl="2" w:tplc="15325E64">
      <w:start w:val="1"/>
      <w:numFmt w:val="bullet"/>
      <w:lvlText w:val=""/>
      <w:lvlJc w:val="left"/>
      <w:pPr>
        <w:ind w:left="2160" w:hanging="360"/>
      </w:pPr>
      <w:rPr>
        <w:rFonts w:ascii="Wingdings" w:hAnsi="Wingdings" w:hint="default"/>
      </w:rPr>
    </w:lvl>
    <w:lvl w:ilvl="3" w:tplc="A6441690">
      <w:start w:val="1"/>
      <w:numFmt w:val="bullet"/>
      <w:lvlText w:val=""/>
      <w:lvlJc w:val="left"/>
      <w:pPr>
        <w:ind w:left="2880" w:hanging="360"/>
      </w:pPr>
      <w:rPr>
        <w:rFonts w:ascii="Symbol" w:hAnsi="Symbol" w:hint="default"/>
      </w:rPr>
    </w:lvl>
    <w:lvl w:ilvl="4" w:tplc="078037A8">
      <w:start w:val="1"/>
      <w:numFmt w:val="bullet"/>
      <w:lvlText w:val="o"/>
      <w:lvlJc w:val="left"/>
      <w:pPr>
        <w:ind w:left="3600" w:hanging="360"/>
      </w:pPr>
      <w:rPr>
        <w:rFonts w:ascii="Courier New" w:hAnsi="Courier New" w:hint="default"/>
      </w:rPr>
    </w:lvl>
    <w:lvl w:ilvl="5" w:tplc="9DC893E8">
      <w:start w:val="1"/>
      <w:numFmt w:val="bullet"/>
      <w:lvlText w:val=""/>
      <w:lvlJc w:val="left"/>
      <w:pPr>
        <w:ind w:left="4320" w:hanging="360"/>
      </w:pPr>
      <w:rPr>
        <w:rFonts w:ascii="Wingdings" w:hAnsi="Wingdings" w:hint="default"/>
      </w:rPr>
    </w:lvl>
    <w:lvl w:ilvl="6" w:tplc="A30EB7B8">
      <w:start w:val="1"/>
      <w:numFmt w:val="bullet"/>
      <w:lvlText w:val=""/>
      <w:lvlJc w:val="left"/>
      <w:pPr>
        <w:ind w:left="5040" w:hanging="360"/>
      </w:pPr>
      <w:rPr>
        <w:rFonts w:ascii="Symbol" w:hAnsi="Symbol" w:hint="default"/>
      </w:rPr>
    </w:lvl>
    <w:lvl w:ilvl="7" w:tplc="B9768FA4">
      <w:start w:val="1"/>
      <w:numFmt w:val="bullet"/>
      <w:lvlText w:val="o"/>
      <w:lvlJc w:val="left"/>
      <w:pPr>
        <w:ind w:left="5760" w:hanging="360"/>
      </w:pPr>
      <w:rPr>
        <w:rFonts w:ascii="Courier New" w:hAnsi="Courier New" w:hint="default"/>
      </w:rPr>
    </w:lvl>
    <w:lvl w:ilvl="8" w:tplc="0CC8D70A">
      <w:start w:val="1"/>
      <w:numFmt w:val="bullet"/>
      <w:lvlText w:val=""/>
      <w:lvlJc w:val="left"/>
      <w:pPr>
        <w:ind w:left="6480" w:hanging="360"/>
      </w:pPr>
      <w:rPr>
        <w:rFonts w:ascii="Wingdings" w:hAnsi="Wingdings" w:hint="default"/>
      </w:rPr>
    </w:lvl>
  </w:abstractNum>
  <w:abstractNum w:abstractNumId="15" w15:restartNumberingAfterBreak="0">
    <w:nsid w:val="21DD51FC"/>
    <w:multiLevelType w:val="hybridMultilevel"/>
    <w:tmpl w:val="F5323DB2"/>
    <w:lvl w:ilvl="0" w:tplc="C9649F6E">
      <w:start w:val="1"/>
      <w:numFmt w:val="bullet"/>
      <w:lvlText w:val="-"/>
      <w:lvlJc w:val="left"/>
      <w:pPr>
        <w:ind w:left="720" w:hanging="360"/>
      </w:pPr>
      <w:rPr>
        <w:rFonts w:ascii="Calibri" w:hAnsi="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1ED4721"/>
    <w:multiLevelType w:val="hybridMultilevel"/>
    <w:tmpl w:val="DB92F376"/>
    <w:lvl w:ilvl="0" w:tplc="C9649F6E">
      <w:start w:val="1"/>
      <w:numFmt w:val="bullet"/>
      <w:lvlText w:val="-"/>
      <w:lvlJc w:val="left"/>
      <w:pPr>
        <w:ind w:left="720" w:hanging="360"/>
      </w:pPr>
      <w:rPr>
        <w:rFonts w:ascii="Calibri" w:hAnsi="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22154960"/>
    <w:multiLevelType w:val="hybridMultilevel"/>
    <w:tmpl w:val="19DA04B0"/>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2A98464E"/>
    <w:multiLevelType w:val="hybridMultilevel"/>
    <w:tmpl w:val="0D8E669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2B757584"/>
    <w:multiLevelType w:val="hybridMultilevel"/>
    <w:tmpl w:val="4552EDA2"/>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2F7E2FB1"/>
    <w:multiLevelType w:val="hybridMultilevel"/>
    <w:tmpl w:val="C9428A2A"/>
    <w:lvl w:ilvl="0" w:tplc="C9649F6E">
      <w:start w:val="1"/>
      <w:numFmt w:val="bullet"/>
      <w:lvlText w:val="-"/>
      <w:lvlJc w:val="left"/>
      <w:pPr>
        <w:ind w:left="720" w:hanging="360"/>
      </w:pPr>
      <w:rPr>
        <w:rFonts w:ascii="Calibri" w:hAnsi="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315A0330"/>
    <w:multiLevelType w:val="hybridMultilevel"/>
    <w:tmpl w:val="F02EA174"/>
    <w:lvl w:ilvl="0" w:tplc="C9649F6E">
      <w:start w:val="1"/>
      <w:numFmt w:val="bullet"/>
      <w:lvlText w:val="-"/>
      <w:lvlJc w:val="left"/>
      <w:pPr>
        <w:ind w:left="1080" w:hanging="360"/>
      </w:pPr>
      <w:rPr>
        <w:rFonts w:ascii="Calibri" w:hAnsi="Calibr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2" w15:restartNumberingAfterBreak="0">
    <w:nsid w:val="36D67788"/>
    <w:multiLevelType w:val="hybridMultilevel"/>
    <w:tmpl w:val="C032DAAC"/>
    <w:lvl w:ilvl="0" w:tplc="FFFFFFF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3909415E"/>
    <w:multiLevelType w:val="hybridMultilevel"/>
    <w:tmpl w:val="DBC25132"/>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3BD4651E"/>
    <w:multiLevelType w:val="hybridMultilevel"/>
    <w:tmpl w:val="6DCE1304"/>
    <w:lvl w:ilvl="0" w:tplc="4260F26A">
      <w:start w:val="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BC28AF"/>
    <w:multiLevelType w:val="hybridMultilevel"/>
    <w:tmpl w:val="EDD25100"/>
    <w:lvl w:ilvl="0" w:tplc="C9649F6E">
      <w:start w:val="1"/>
      <w:numFmt w:val="bullet"/>
      <w:lvlText w:val="-"/>
      <w:lvlJc w:val="left"/>
      <w:pPr>
        <w:ind w:left="720" w:hanging="360"/>
      </w:pPr>
      <w:rPr>
        <w:rFonts w:ascii="Calibri" w:hAnsi="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41915321"/>
    <w:multiLevelType w:val="hybridMultilevel"/>
    <w:tmpl w:val="8BC0E2F6"/>
    <w:lvl w:ilvl="0" w:tplc="A7FE63E8">
      <w:start w:val="1"/>
      <w:numFmt w:val="bullet"/>
      <w:lvlText w:val=""/>
      <w:lvlJc w:val="left"/>
      <w:pPr>
        <w:ind w:left="720" w:hanging="360"/>
      </w:pPr>
      <w:rPr>
        <w:rFonts w:ascii="Symbol" w:hAnsi="Symbol" w:hint="default"/>
      </w:rPr>
    </w:lvl>
    <w:lvl w:ilvl="1" w:tplc="47D4F25E">
      <w:start w:val="1"/>
      <w:numFmt w:val="bullet"/>
      <w:lvlText w:val="o"/>
      <w:lvlJc w:val="left"/>
      <w:pPr>
        <w:ind w:left="1440" w:hanging="360"/>
      </w:pPr>
      <w:rPr>
        <w:rFonts w:ascii="Courier New" w:hAnsi="Courier New" w:hint="default"/>
      </w:rPr>
    </w:lvl>
    <w:lvl w:ilvl="2" w:tplc="8AF455AA">
      <w:start w:val="1"/>
      <w:numFmt w:val="bullet"/>
      <w:lvlText w:val=""/>
      <w:lvlJc w:val="left"/>
      <w:pPr>
        <w:ind w:left="2160" w:hanging="360"/>
      </w:pPr>
      <w:rPr>
        <w:rFonts w:ascii="Wingdings" w:hAnsi="Wingdings" w:hint="default"/>
      </w:rPr>
    </w:lvl>
    <w:lvl w:ilvl="3" w:tplc="F44EDAE8">
      <w:start w:val="1"/>
      <w:numFmt w:val="bullet"/>
      <w:lvlText w:val=""/>
      <w:lvlJc w:val="left"/>
      <w:pPr>
        <w:ind w:left="2880" w:hanging="360"/>
      </w:pPr>
      <w:rPr>
        <w:rFonts w:ascii="Symbol" w:hAnsi="Symbol" w:hint="default"/>
      </w:rPr>
    </w:lvl>
    <w:lvl w:ilvl="4" w:tplc="B1580904">
      <w:start w:val="1"/>
      <w:numFmt w:val="bullet"/>
      <w:lvlText w:val="o"/>
      <w:lvlJc w:val="left"/>
      <w:pPr>
        <w:ind w:left="3600" w:hanging="360"/>
      </w:pPr>
      <w:rPr>
        <w:rFonts w:ascii="Courier New" w:hAnsi="Courier New" w:hint="default"/>
      </w:rPr>
    </w:lvl>
    <w:lvl w:ilvl="5" w:tplc="4B7086F4">
      <w:start w:val="1"/>
      <w:numFmt w:val="bullet"/>
      <w:lvlText w:val=""/>
      <w:lvlJc w:val="left"/>
      <w:pPr>
        <w:ind w:left="4320" w:hanging="360"/>
      </w:pPr>
      <w:rPr>
        <w:rFonts w:ascii="Wingdings" w:hAnsi="Wingdings" w:hint="default"/>
      </w:rPr>
    </w:lvl>
    <w:lvl w:ilvl="6" w:tplc="AC584EB0">
      <w:start w:val="1"/>
      <w:numFmt w:val="bullet"/>
      <w:lvlText w:val=""/>
      <w:lvlJc w:val="left"/>
      <w:pPr>
        <w:ind w:left="5040" w:hanging="360"/>
      </w:pPr>
      <w:rPr>
        <w:rFonts w:ascii="Symbol" w:hAnsi="Symbol" w:hint="default"/>
      </w:rPr>
    </w:lvl>
    <w:lvl w:ilvl="7" w:tplc="2FFE7206">
      <w:start w:val="1"/>
      <w:numFmt w:val="bullet"/>
      <w:lvlText w:val="o"/>
      <w:lvlJc w:val="left"/>
      <w:pPr>
        <w:ind w:left="5760" w:hanging="360"/>
      </w:pPr>
      <w:rPr>
        <w:rFonts w:ascii="Courier New" w:hAnsi="Courier New" w:hint="default"/>
      </w:rPr>
    </w:lvl>
    <w:lvl w:ilvl="8" w:tplc="BDFABD14">
      <w:start w:val="1"/>
      <w:numFmt w:val="bullet"/>
      <w:lvlText w:val=""/>
      <w:lvlJc w:val="left"/>
      <w:pPr>
        <w:ind w:left="6480" w:hanging="360"/>
      </w:pPr>
      <w:rPr>
        <w:rFonts w:ascii="Wingdings" w:hAnsi="Wingdings" w:hint="default"/>
      </w:rPr>
    </w:lvl>
  </w:abstractNum>
  <w:abstractNum w:abstractNumId="27" w15:restartNumberingAfterBreak="0">
    <w:nsid w:val="41CC75A6"/>
    <w:multiLevelType w:val="hybridMultilevel"/>
    <w:tmpl w:val="8C88E654"/>
    <w:lvl w:ilvl="0" w:tplc="0409000F">
      <w:start w:val="1"/>
      <w:numFmt w:val="decimal"/>
      <w:lvlText w:val="%1."/>
      <w:lvlJc w:val="left"/>
      <w:pPr>
        <w:ind w:left="720" w:hanging="360"/>
      </w:pPr>
    </w:lvl>
    <w:lvl w:ilvl="1" w:tplc="8CAE8D2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307A1A"/>
    <w:multiLevelType w:val="hybridMultilevel"/>
    <w:tmpl w:val="8A08E62A"/>
    <w:lvl w:ilvl="0" w:tplc="89447ED2">
      <w:start w:val="1"/>
      <w:numFmt w:val="bullet"/>
      <w:lvlText w:val=""/>
      <w:lvlJc w:val="left"/>
      <w:pPr>
        <w:ind w:left="720" w:hanging="360"/>
      </w:pPr>
      <w:rPr>
        <w:rFonts w:ascii="Symbol" w:hAnsi="Symbol" w:hint="default"/>
      </w:rPr>
    </w:lvl>
    <w:lvl w:ilvl="1" w:tplc="9FB68906">
      <w:start w:val="1"/>
      <w:numFmt w:val="bullet"/>
      <w:lvlText w:val="o"/>
      <w:lvlJc w:val="left"/>
      <w:pPr>
        <w:ind w:left="1440" w:hanging="360"/>
      </w:pPr>
      <w:rPr>
        <w:rFonts w:ascii="Courier New" w:hAnsi="Courier New" w:hint="default"/>
      </w:rPr>
    </w:lvl>
    <w:lvl w:ilvl="2" w:tplc="15B88CE2">
      <w:start w:val="1"/>
      <w:numFmt w:val="bullet"/>
      <w:lvlText w:val=""/>
      <w:lvlJc w:val="left"/>
      <w:pPr>
        <w:ind w:left="2160" w:hanging="360"/>
      </w:pPr>
      <w:rPr>
        <w:rFonts w:ascii="Wingdings" w:hAnsi="Wingdings" w:hint="default"/>
      </w:rPr>
    </w:lvl>
    <w:lvl w:ilvl="3" w:tplc="42644846">
      <w:start w:val="1"/>
      <w:numFmt w:val="bullet"/>
      <w:lvlText w:val=""/>
      <w:lvlJc w:val="left"/>
      <w:pPr>
        <w:ind w:left="2880" w:hanging="360"/>
      </w:pPr>
      <w:rPr>
        <w:rFonts w:ascii="Symbol" w:hAnsi="Symbol" w:hint="default"/>
      </w:rPr>
    </w:lvl>
    <w:lvl w:ilvl="4" w:tplc="F9804C02">
      <w:start w:val="1"/>
      <w:numFmt w:val="bullet"/>
      <w:lvlText w:val="o"/>
      <w:lvlJc w:val="left"/>
      <w:pPr>
        <w:ind w:left="3600" w:hanging="360"/>
      </w:pPr>
      <w:rPr>
        <w:rFonts w:ascii="Courier New" w:hAnsi="Courier New" w:hint="default"/>
      </w:rPr>
    </w:lvl>
    <w:lvl w:ilvl="5" w:tplc="58120EAC">
      <w:start w:val="1"/>
      <w:numFmt w:val="bullet"/>
      <w:lvlText w:val=""/>
      <w:lvlJc w:val="left"/>
      <w:pPr>
        <w:ind w:left="4320" w:hanging="360"/>
      </w:pPr>
      <w:rPr>
        <w:rFonts w:ascii="Wingdings" w:hAnsi="Wingdings" w:hint="default"/>
      </w:rPr>
    </w:lvl>
    <w:lvl w:ilvl="6" w:tplc="35D82C48">
      <w:start w:val="1"/>
      <w:numFmt w:val="bullet"/>
      <w:lvlText w:val=""/>
      <w:lvlJc w:val="left"/>
      <w:pPr>
        <w:ind w:left="5040" w:hanging="360"/>
      </w:pPr>
      <w:rPr>
        <w:rFonts w:ascii="Symbol" w:hAnsi="Symbol" w:hint="default"/>
      </w:rPr>
    </w:lvl>
    <w:lvl w:ilvl="7" w:tplc="0F14F47E">
      <w:start w:val="1"/>
      <w:numFmt w:val="bullet"/>
      <w:lvlText w:val="o"/>
      <w:lvlJc w:val="left"/>
      <w:pPr>
        <w:ind w:left="5760" w:hanging="360"/>
      </w:pPr>
      <w:rPr>
        <w:rFonts w:ascii="Courier New" w:hAnsi="Courier New" w:hint="default"/>
      </w:rPr>
    </w:lvl>
    <w:lvl w:ilvl="8" w:tplc="4068518C">
      <w:start w:val="1"/>
      <w:numFmt w:val="bullet"/>
      <w:lvlText w:val=""/>
      <w:lvlJc w:val="left"/>
      <w:pPr>
        <w:ind w:left="6480" w:hanging="360"/>
      </w:pPr>
      <w:rPr>
        <w:rFonts w:ascii="Wingdings" w:hAnsi="Wingdings" w:hint="default"/>
      </w:rPr>
    </w:lvl>
  </w:abstractNum>
  <w:abstractNum w:abstractNumId="29" w15:restartNumberingAfterBreak="0">
    <w:nsid w:val="430E0A7F"/>
    <w:multiLevelType w:val="hybridMultilevel"/>
    <w:tmpl w:val="762AC626"/>
    <w:lvl w:ilvl="0" w:tplc="467438EC">
      <w:start w:val="1"/>
      <w:numFmt w:val="bullet"/>
      <w:lvlText w:val="-"/>
      <w:lvlJc w:val="left"/>
      <w:pPr>
        <w:ind w:left="720" w:hanging="360"/>
      </w:pPr>
      <w:rPr>
        <w:rFonts w:ascii="Calibri" w:hAnsi="Calibri" w:hint="default"/>
      </w:rPr>
    </w:lvl>
    <w:lvl w:ilvl="1" w:tplc="3196B80E">
      <w:start w:val="1"/>
      <w:numFmt w:val="bullet"/>
      <w:lvlText w:val="o"/>
      <w:lvlJc w:val="left"/>
      <w:pPr>
        <w:ind w:left="1440" w:hanging="360"/>
      </w:pPr>
      <w:rPr>
        <w:rFonts w:ascii="Courier New" w:hAnsi="Courier New" w:hint="default"/>
      </w:rPr>
    </w:lvl>
    <w:lvl w:ilvl="2" w:tplc="99389CBC">
      <w:start w:val="1"/>
      <w:numFmt w:val="bullet"/>
      <w:lvlText w:val=""/>
      <w:lvlJc w:val="left"/>
      <w:pPr>
        <w:ind w:left="2160" w:hanging="360"/>
      </w:pPr>
      <w:rPr>
        <w:rFonts w:ascii="Wingdings" w:hAnsi="Wingdings" w:hint="default"/>
      </w:rPr>
    </w:lvl>
    <w:lvl w:ilvl="3" w:tplc="66C02A98">
      <w:start w:val="1"/>
      <w:numFmt w:val="bullet"/>
      <w:lvlText w:val=""/>
      <w:lvlJc w:val="left"/>
      <w:pPr>
        <w:ind w:left="2880" w:hanging="360"/>
      </w:pPr>
      <w:rPr>
        <w:rFonts w:ascii="Symbol" w:hAnsi="Symbol" w:hint="default"/>
      </w:rPr>
    </w:lvl>
    <w:lvl w:ilvl="4" w:tplc="89C0FD9C">
      <w:start w:val="1"/>
      <w:numFmt w:val="bullet"/>
      <w:lvlText w:val="o"/>
      <w:lvlJc w:val="left"/>
      <w:pPr>
        <w:ind w:left="3600" w:hanging="360"/>
      </w:pPr>
      <w:rPr>
        <w:rFonts w:ascii="Courier New" w:hAnsi="Courier New" w:hint="default"/>
      </w:rPr>
    </w:lvl>
    <w:lvl w:ilvl="5" w:tplc="0AE8CF94">
      <w:start w:val="1"/>
      <w:numFmt w:val="bullet"/>
      <w:lvlText w:val=""/>
      <w:lvlJc w:val="left"/>
      <w:pPr>
        <w:ind w:left="4320" w:hanging="360"/>
      </w:pPr>
      <w:rPr>
        <w:rFonts w:ascii="Wingdings" w:hAnsi="Wingdings" w:hint="default"/>
      </w:rPr>
    </w:lvl>
    <w:lvl w:ilvl="6" w:tplc="EA240050">
      <w:start w:val="1"/>
      <w:numFmt w:val="bullet"/>
      <w:lvlText w:val=""/>
      <w:lvlJc w:val="left"/>
      <w:pPr>
        <w:ind w:left="5040" w:hanging="360"/>
      </w:pPr>
      <w:rPr>
        <w:rFonts w:ascii="Symbol" w:hAnsi="Symbol" w:hint="default"/>
      </w:rPr>
    </w:lvl>
    <w:lvl w:ilvl="7" w:tplc="6302D0B0">
      <w:start w:val="1"/>
      <w:numFmt w:val="bullet"/>
      <w:lvlText w:val="o"/>
      <w:lvlJc w:val="left"/>
      <w:pPr>
        <w:ind w:left="5760" w:hanging="360"/>
      </w:pPr>
      <w:rPr>
        <w:rFonts w:ascii="Courier New" w:hAnsi="Courier New" w:hint="default"/>
      </w:rPr>
    </w:lvl>
    <w:lvl w:ilvl="8" w:tplc="6C1E58B0">
      <w:start w:val="1"/>
      <w:numFmt w:val="bullet"/>
      <w:lvlText w:val=""/>
      <w:lvlJc w:val="left"/>
      <w:pPr>
        <w:ind w:left="6480" w:hanging="360"/>
      </w:pPr>
      <w:rPr>
        <w:rFonts w:ascii="Wingdings" w:hAnsi="Wingdings" w:hint="default"/>
      </w:rPr>
    </w:lvl>
  </w:abstractNum>
  <w:abstractNum w:abstractNumId="30" w15:restartNumberingAfterBreak="0">
    <w:nsid w:val="43334F64"/>
    <w:multiLevelType w:val="hybridMultilevel"/>
    <w:tmpl w:val="0D8E669E"/>
    <w:lvl w:ilvl="0" w:tplc="385EC1C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44233774"/>
    <w:multiLevelType w:val="hybridMultilevel"/>
    <w:tmpl w:val="5978CDCA"/>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497439C4"/>
    <w:multiLevelType w:val="hybridMultilevel"/>
    <w:tmpl w:val="6BA883DA"/>
    <w:lvl w:ilvl="0" w:tplc="9D56601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3" w15:restartNumberingAfterBreak="0">
    <w:nsid w:val="4E4962CE"/>
    <w:multiLevelType w:val="hybridMultilevel"/>
    <w:tmpl w:val="579A2284"/>
    <w:lvl w:ilvl="0" w:tplc="A7D08486">
      <w:start w:val="1"/>
      <w:numFmt w:val="bullet"/>
      <w:lvlText w:val=""/>
      <w:lvlJc w:val="left"/>
      <w:pPr>
        <w:ind w:left="720" w:hanging="360"/>
      </w:pPr>
      <w:rPr>
        <w:rFonts w:ascii="Symbol" w:hAnsi="Symbol" w:hint="default"/>
      </w:rPr>
    </w:lvl>
    <w:lvl w:ilvl="1" w:tplc="9D2ACEFA">
      <w:start w:val="1"/>
      <w:numFmt w:val="bullet"/>
      <w:lvlText w:val="o"/>
      <w:lvlJc w:val="left"/>
      <w:pPr>
        <w:ind w:left="1440" w:hanging="360"/>
      </w:pPr>
      <w:rPr>
        <w:rFonts w:ascii="Courier New" w:hAnsi="Courier New" w:hint="default"/>
      </w:rPr>
    </w:lvl>
    <w:lvl w:ilvl="2" w:tplc="D4FC81F8">
      <w:start w:val="1"/>
      <w:numFmt w:val="bullet"/>
      <w:lvlText w:val=""/>
      <w:lvlJc w:val="left"/>
      <w:pPr>
        <w:ind w:left="2160" w:hanging="360"/>
      </w:pPr>
      <w:rPr>
        <w:rFonts w:ascii="Wingdings" w:hAnsi="Wingdings" w:hint="default"/>
      </w:rPr>
    </w:lvl>
    <w:lvl w:ilvl="3" w:tplc="9F7E41F8">
      <w:start w:val="1"/>
      <w:numFmt w:val="bullet"/>
      <w:lvlText w:val=""/>
      <w:lvlJc w:val="left"/>
      <w:pPr>
        <w:ind w:left="2880" w:hanging="360"/>
      </w:pPr>
      <w:rPr>
        <w:rFonts w:ascii="Symbol" w:hAnsi="Symbol" w:hint="default"/>
      </w:rPr>
    </w:lvl>
    <w:lvl w:ilvl="4" w:tplc="4F549EC2">
      <w:start w:val="1"/>
      <w:numFmt w:val="bullet"/>
      <w:lvlText w:val="o"/>
      <w:lvlJc w:val="left"/>
      <w:pPr>
        <w:ind w:left="3600" w:hanging="360"/>
      </w:pPr>
      <w:rPr>
        <w:rFonts w:ascii="Courier New" w:hAnsi="Courier New" w:hint="default"/>
      </w:rPr>
    </w:lvl>
    <w:lvl w:ilvl="5" w:tplc="23748BF2">
      <w:start w:val="1"/>
      <w:numFmt w:val="bullet"/>
      <w:lvlText w:val=""/>
      <w:lvlJc w:val="left"/>
      <w:pPr>
        <w:ind w:left="4320" w:hanging="360"/>
      </w:pPr>
      <w:rPr>
        <w:rFonts w:ascii="Wingdings" w:hAnsi="Wingdings" w:hint="default"/>
      </w:rPr>
    </w:lvl>
    <w:lvl w:ilvl="6" w:tplc="4DF66058">
      <w:start w:val="1"/>
      <w:numFmt w:val="bullet"/>
      <w:lvlText w:val=""/>
      <w:lvlJc w:val="left"/>
      <w:pPr>
        <w:ind w:left="5040" w:hanging="360"/>
      </w:pPr>
      <w:rPr>
        <w:rFonts w:ascii="Symbol" w:hAnsi="Symbol" w:hint="default"/>
      </w:rPr>
    </w:lvl>
    <w:lvl w:ilvl="7" w:tplc="6AD013A8">
      <w:start w:val="1"/>
      <w:numFmt w:val="bullet"/>
      <w:lvlText w:val="o"/>
      <w:lvlJc w:val="left"/>
      <w:pPr>
        <w:ind w:left="5760" w:hanging="360"/>
      </w:pPr>
      <w:rPr>
        <w:rFonts w:ascii="Courier New" w:hAnsi="Courier New" w:hint="default"/>
      </w:rPr>
    </w:lvl>
    <w:lvl w:ilvl="8" w:tplc="6AE8C620">
      <w:start w:val="1"/>
      <w:numFmt w:val="bullet"/>
      <w:lvlText w:val=""/>
      <w:lvlJc w:val="left"/>
      <w:pPr>
        <w:ind w:left="6480" w:hanging="360"/>
      </w:pPr>
      <w:rPr>
        <w:rFonts w:ascii="Wingdings" w:hAnsi="Wingdings" w:hint="default"/>
      </w:rPr>
    </w:lvl>
  </w:abstractNum>
  <w:abstractNum w:abstractNumId="34" w15:restartNumberingAfterBreak="0">
    <w:nsid w:val="52F67BFB"/>
    <w:multiLevelType w:val="hybridMultilevel"/>
    <w:tmpl w:val="5EEE2AB4"/>
    <w:lvl w:ilvl="0" w:tplc="C9649F6E">
      <w:start w:val="1"/>
      <w:numFmt w:val="bullet"/>
      <w:lvlText w:val="-"/>
      <w:lvlJc w:val="left"/>
      <w:pPr>
        <w:ind w:left="720" w:hanging="360"/>
      </w:pPr>
      <w:rPr>
        <w:rFonts w:ascii="Calibri" w:hAnsi="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54FA46E3"/>
    <w:multiLevelType w:val="hybridMultilevel"/>
    <w:tmpl w:val="740EBBC0"/>
    <w:lvl w:ilvl="0" w:tplc="C9649F6E">
      <w:start w:val="1"/>
      <w:numFmt w:val="bullet"/>
      <w:lvlText w:val="-"/>
      <w:lvlJc w:val="left"/>
      <w:pPr>
        <w:ind w:left="720" w:hanging="360"/>
      </w:pPr>
      <w:rPr>
        <w:rFonts w:ascii="Calibri" w:hAnsi="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588C2B0C"/>
    <w:multiLevelType w:val="hybridMultilevel"/>
    <w:tmpl w:val="C8E23D7C"/>
    <w:lvl w:ilvl="0" w:tplc="8318BEF8">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15:restartNumberingAfterBreak="0">
    <w:nsid w:val="5A332DE7"/>
    <w:multiLevelType w:val="hybridMultilevel"/>
    <w:tmpl w:val="867CB8C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15:restartNumberingAfterBreak="0">
    <w:nsid w:val="5BE36637"/>
    <w:multiLevelType w:val="hybridMultilevel"/>
    <w:tmpl w:val="03504D2E"/>
    <w:lvl w:ilvl="0" w:tplc="F432D806">
      <w:start w:val="1"/>
      <w:numFmt w:val="decimal"/>
      <w:lvlText w:val="%1-"/>
      <w:lvlJc w:val="left"/>
      <w:pPr>
        <w:ind w:left="720" w:hanging="360"/>
      </w:pPr>
      <w:rPr>
        <w:rFonts w:eastAsia="Calibri" w:cs="Times New Roman"/>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5CCC4C41"/>
    <w:multiLevelType w:val="hybridMultilevel"/>
    <w:tmpl w:val="2890991C"/>
    <w:lvl w:ilvl="0" w:tplc="C9649F6E">
      <w:start w:val="1"/>
      <w:numFmt w:val="bullet"/>
      <w:lvlText w:val="-"/>
      <w:lvlJc w:val="left"/>
      <w:pPr>
        <w:ind w:left="720" w:hanging="360"/>
      </w:pPr>
      <w:rPr>
        <w:rFonts w:ascii="Calibri" w:hAnsi="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5DA976E8"/>
    <w:multiLevelType w:val="hybridMultilevel"/>
    <w:tmpl w:val="480A15C2"/>
    <w:lvl w:ilvl="0" w:tplc="1AFEDFCA">
      <w:start w:val="1"/>
      <w:numFmt w:val="bullet"/>
      <w:lvlText w:val="-"/>
      <w:lvlJc w:val="left"/>
      <w:pPr>
        <w:ind w:left="720" w:hanging="360"/>
      </w:pPr>
      <w:rPr>
        <w:rFonts w:ascii="Calibri" w:hAnsi="Calibri" w:hint="default"/>
      </w:rPr>
    </w:lvl>
    <w:lvl w:ilvl="1" w:tplc="CF7AFFA0">
      <w:start w:val="1"/>
      <w:numFmt w:val="bullet"/>
      <w:lvlText w:val="o"/>
      <w:lvlJc w:val="left"/>
      <w:pPr>
        <w:ind w:left="1440" w:hanging="360"/>
      </w:pPr>
      <w:rPr>
        <w:rFonts w:ascii="Courier New" w:hAnsi="Courier New" w:hint="default"/>
      </w:rPr>
    </w:lvl>
    <w:lvl w:ilvl="2" w:tplc="4344DAE6">
      <w:start w:val="1"/>
      <w:numFmt w:val="bullet"/>
      <w:lvlText w:val=""/>
      <w:lvlJc w:val="left"/>
      <w:pPr>
        <w:ind w:left="2160" w:hanging="360"/>
      </w:pPr>
      <w:rPr>
        <w:rFonts w:ascii="Wingdings" w:hAnsi="Wingdings" w:hint="default"/>
      </w:rPr>
    </w:lvl>
    <w:lvl w:ilvl="3" w:tplc="594083DA">
      <w:start w:val="1"/>
      <w:numFmt w:val="bullet"/>
      <w:lvlText w:val=""/>
      <w:lvlJc w:val="left"/>
      <w:pPr>
        <w:ind w:left="2880" w:hanging="360"/>
      </w:pPr>
      <w:rPr>
        <w:rFonts w:ascii="Symbol" w:hAnsi="Symbol" w:hint="default"/>
      </w:rPr>
    </w:lvl>
    <w:lvl w:ilvl="4" w:tplc="AA761EDC">
      <w:start w:val="1"/>
      <w:numFmt w:val="bullet"/>
      <w:lvlText w:val="o"/>
      <w:lvlJc w:val="left"/>
      <w:pPr>
        <w:ind w:left="3600" w:hanging="360"/>
      </w:pPr>
      <w:rPr>
        <w:rFonts w:ascii="Courier New" w:hAnsi="Courier New" w:hint="default"/>
      </w:rPr>
    </w:lvl>
    <w:lvl w:ilvl="5" w:tplc="349E14A2">
      <w:start w:val="1"/>
      <w:numFmt w:val="bullet"/>
      <w:lvlText w:val=""/>
      <w:lvlJc w:val="left"/>
      <w:pPr>
        <w:ind w:left="4320" w:hanging="360"/>
      </w:pPr>
      <w:rPr>
        <w:rFonts w:ascii="Wingdings" w:hAnsi="Wingdings" w:hint="default"/>
      </w:rPr>
    </w:lvl>
    <w:lvl w:ilvl="6" w:tplc="06041524">
      <w:start w:val="1"/>
      <w:numFmt w:val="bullet"/>
      <w:lvlText w:val=""/>
      <w:lvlJc w:val="left"/>
      <w:pPr>
        <w:ind w:left="5040" w:hanging="360"/>
      </w:pPr>
      <w:rPr>
        <w:rFonts w:ascii="Symbol" w:hAnsi="Symbol" w:hint="default"/>
      </w:rPr>
    </w:lvl>
    <w:lvl w:ilvl="7" w:tplc="81E23F10">
      <w:start w:val="1"/>
      <w:numFmt w:val="bullet"/>
      <w:lvlText w:val="o"/>
      <w:lvlJc w:val="left"/>
      <w:pPr>
        <w:ind w:left="5760" w:hanging="360"/>
      </w:pPr>
      <w:rPr>
        <w:rFonts w:ascii="Courier New" w:hAnsi="Courier New" w:hint="default"/>
      </w:rPr>
    </w:lvl>
    <w:lvl w:ilvl="8" w:tplc="CB505CD4">
      <w:start w:val="1"/>
      <w:numFmt w:val="bullet"/>
      <w:lvlText w:val=""/>
      <w:lvlJc w:val="left"/>
      <w:pPr>
        <w:ind w:left="6480" w:hanging="360"/>
      </w:pPr>
      <w:rPr>
        <w:rFonts w:ascii="Wingdings" w:hAnsi="Wingdings" w:hint="default"/>
      </w:rPr>
    </w:lvl>
  </w:abstractNum>
  <w:abstractNum w:abstractNumId="41" w15:restartNumberingAfterBreak="0">
    <w:nsid w:val="5FC326E8"/>
    <w:multiLevelType w:val="hybridMultilevel"/>
    <w:tmpl w:val="2C4E2A90"/>
    <w:lvl w:ilvl="0" w:tplc="5E623C0C">
      <w:start w:val="1"/>
      <w:numFmt w:val="bullet"/>
      <w:lvlText w:val=""/>
      <w:lvlJc w:val="left"/>
      <w:pPr>
        <w:ind w:left="720" w:hanging="360"/>
      </w:pPr>
      <w:rPr>
        <w:rFonts w:ascii="Symbol" w:hAnsi="Symbol" w:hint="default"/>
      </w:rPr>
    </w:lvl>
    <w:lvl w:ilvl="1" w:tplc="E2349E26">
      <w:start w:val="1"/>
      <w:numFmt w:val="bullet"/>
      <w:lvlText w:val="o"/>
      <w:lvlJc w:val="left"/>
      <w:pPr>
        <w:ind w:left="1440" w:hanging="360"/>
      </w:pPr>
      <w:rPr>
        <w:rFonts w:ascii="Courier New" w:hAnsi="Courier New" w:hint="default"/>
      </w:rPr>
    </w:lvl>
    <w:lvl w:ilvl="2" w:tplc="836421B2">
      <w:start w:val="1"/>
      <w:numFmt w:val="bullet"/>
      <w:lvlText w:val=""/>
      <w:lvlJc w:val="left"/>
      <w:pPr>
        <w:ind w:left="2160" w:hanging="360"/>
      </w:pPr>
      <w:rPr>
        <w:rFonts w:ascii="Wingdings" w:hAnsi="Wingdings" w:hint="default"/>
      </w:rPr>
    </w:lvl>
    <w:lvl w:ilvl="3" w:tplc="167C12F0">
      <w:start w:val="1"/>
      <w:numFmt w:val="bullet"/>
      <w:lvlText w:val=""/>
      <w:lvlJc w:val="left"/>
      <w:pPr>
        <w:ind w:left="2880" w:hanging="360"/>
      </w:pPr>
      <w:rPr>
        <w:rFonts w:ascii="Symbol" w:hAnsi="Symbol" w:hint="default"/>
      </w:rPr>
    </w:lvl>
    <w:lvl w:ilvl="4" w:tplc="BD8E78DA">
      <w:start w:val="1"/>
      <w:numFmt w:val="bullet"/>
      <w:lvlText w:val="o"/>
      <w:lvlJc w:val="left"/>
      <w:pPr>
        <w:ind w:left="3600" w:hanging="360"/>
      </w:pPr>
      <w:rPr>
        <w:rFonts w:ascii="Courier New" w:hAnsi="Courier New" w:hint="default"/>
      </w:rPr>
    </w:lvl>
    <w:lvl w:ilvl="5" w:tplc="DA6E57E6">
      <w:start w:val="1"/>
      <w:numFmt w:val="bullet"/>
      <w:lvlText w:val=""/>
      <w:lvlJc w:val="left"/>
      <w:pPr>
        <w:ind w:left="4320" w:hanging="360"/>
      </w:pPr>
      <w:rPr>
        <w:rFonts w:ascii="Wingdings" w:hAnsi="Wingdings" w:hint="default"/>
      </w:rPr>
    </w:lvl>
    <w:lvl w:ilvl="6" w:tplc="A544BD42">
      <w:start w:val="1"/>
      <w:numFmt w:val="bullet"/>
      <w:lvlText w:val=""/>
      <w:lvlJc w:val="left"/>
      <w:pPr>
        <w:ind w:left="5040" w:hanging="360"/>
      </w:pPr>
      <w:rPr>
        <w:rFonts w:ascii="Symbol" w:hAnsi="Symbol" w:hint="default"/>
      </w:rPr>
    </w:lvl>
    <w:lvl w:ilvl="7" w:tplc="2D1AC736">
      <w:start w:val="1"/>
      <w:numFmt w:val="bullet"/>
      <w:lvlText w:val="o"/>
      <w:lvlJc w:val="left"/>
      <w:pPr>
        <w:ind w:left="5760" w:hanging="360"/>
      </w:pPr>
      <w:rPr>
        <w:rFonts w:ascii="Courier New" w:hAnsi="Courier New" w:hint="default"/>
      </w:rPr>
    </w:lvl>
    <w:lvl w:ilvl="8" w:tplc="E706780A">
      <w:start w:val="1"/>
      <w:numFmt w:val="bullet"/>
      <w:lvlText w:val=""/>
      <w:lvlJc w:val="left"/>
      <w:pPr>
        <w:ind w:left="6480" w:hanging="360"/>
      </w:pPr>
      <w:rPr>
        <w:rFonts w:ascii="Wingdings" w:hAnsi="Wingdings" w:hint="default"/>
      </w:rPr>
    </w:lvl>
  </w:abstractNum>
  <w:abstractNum w:abstractNumId="42" w15:restartNumberingAfterBreak="0">
    <w:nsid w:val="63951BD1"/>
    <w:multiLevelType w:val="hybridMultilevel"/>
    <w:tmpl w:val="9BA238C6"/>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63EE799E"/>
    <w:multiLevelType w:val="hybridMultilevel"/>
    <w:tmpl w:val="2C4248D0"/>
    <w:lvl w:ilvl="0" w:tplc="BFB0485C">
      <w:start w:val="1"/>
      <w:numFmt w:val="bullet"/>
      <w:lvlText w:val=""/>
      <w:lvlJc w:val="left"/>
      <w:pPr>
        <w:ind w:left="720" w:hanging="360"/>
      </w:pPr>
      <w:rPr>
        <w:rFonts w:ascii="Symbol" w:hAnsi="Symbol" w:hint="default"/>
      </w:rPr>
    </w:lvl>
    <w:lvl w:ilvl="1" w:tplc="49BAD908">
      <w:start w:val="1"/>
      <w:numFmt w:val="bullet"/>
      <w:lvlText w:val="o"/>
      <w:lvlJc w:val="left"/>
      <w:pPr>
        <w:ind w:left="1440" w:hanging="360"/>
      </w:pPr>
      <w:rPr>
        <w:rFonts w:ascii="Courier New" w:hAnsi="Courier New" w:hint="default"/>
      </w:rPr>
    </w:lvl>
    <w:lvl w:ilvl="2" w:tplc="AB846A22">
      <w:start w:val="1"/>
      <w:numFmt w:val="bullet"/>
      <w:lvlText w:val=""/>
      <w:lvlJc w:val="left"/>
      <w:pPr>
        <w:ind w:left="2160" w:hanging="360"/>
      </w:pPr>
      <w:rPr>
        <w:rFonts w:ascii="Wingdings" w:hAnsi="Wingdings" w:hint="default"/>
      </w:rPr>
    </w:lvl>
    <w:lvl w:ilvl="3" w:tplc="1B725484">
      <w:start w:val="1"/>
      <w:numFmt w:val="bullet"/>
      <w:lvlText w:val=""/>
      <w:lvlJc w:val="left"/>
      <w:pPr>
        <w:ind w:left="2880" w:hanging="360"/>
      </w:pPr>
      <w:rPr>
        <w:rFonts w:ascii="Symbol" w:hAnsi="Symbol" w:hint="default"/>
      </w:rPr>
    </w:lvl>
    <w:lvl w:ilvl="4" w:tplc="B064718A">
      <w:start w:val="1"/>
      <w:numFmt w:val="bullet"/>
      <w:lvlText w:val="o"/>
      <w:lvlJc w:val="left"/>
      <w:pPr>
        <w:ind w:left="3600" w:hanging="360"/>
      </w:pPr>
      <w:rPr>
        <w:rFonts w:ascii="Courier New" w:hAnsi="Courier New" w:hint="default"/>
      </w:rPr>
    </w:lvl>
    <w:lvl w:ilvl="5" w:tplc="30E8A410">
      <w:start w:val="1"/>
      <w:numFmt w:val="bullet"/>
      <w:lvlText w:val=""/>
      <w:lvlJc w:val="left"/>
      <w:pPr>
        <w:ind w:left="4320" w:hanging="360"/>
      </w:pPr>
      <w:rPr>
        <w:rFonts w:ascii="Wingdings" w:hAnsi="Wingdings" w:hint="default"/>
      </w:rPr>
    </w:lvl>
    <w:lvl w:ilvl="6" w:tplc="82A47518">
      <w:start w:val="1"/>
      <w:numFmt w:val="bullet"/>
      <w:lvlText w:val=""/>
      <w:lvlJc w:val="left"/>
      <w:pPr>
        <w:ind w:left="5040" w:hanging="360"/>
      </w:pPr>
      <w:rPr>
        <w:rFonts w:ascii="Symbol" w:hAnsi="Symbol" w:hint="default"/>
      </w:rPr>
    </w:lvl>
    <w:lvl w:ilvl="7" w:tplc="92B83946">
      <w:start w:val="1"/>
      <w:numFmt w:val="bullet"/>
      <w:lvlText w:val="o"/>
      <w:lvlJc w:val="left"/>
      <w:pPr>
        <w:ind w:left="5760" w:hanging="360"/>
      </w:pPr>
      <w:rPr>
        <w:rFonts w:ascii="Courier New" w:hAnsi="Courier New" w:hint="default"/>
      </w:rPr>
    </w:lvl>
    <w:lvl w:ilvl="8" w:tplc="A1248B74">
      <w:start w:val="1"/>
      <w:numFmt w:val="bullet"/>
      <w:lvlText w:val=""/>
      <w:lvlJc w:val="left"/>
      <w:pPr>
        <w:ind w:left="6480" w:hanging="360"/>
      </w:pPr>
      <w:rPr>
        <w:rFonts w:ascii="Wingdings" w:hAnsi="Wingdings" w:hint="default"/>
      </w:rPr>
    </w:lvl>
  </w:abstractNum>
  <w:abstractNum w:abstractNumId="44" w15:restartNumberingAfterBreak="0">
    <w:nsid w:val="65302839"/>
    <w:multiLevelType w:val="hybridMultilevel"/>
    <w:tmpl w:val="D07EFAD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15:restartNumberingAfterBreak="0">
    <w:nsid w:val="6DEB0DC0"/>
    <w:multiLevelType w:val="hybridMultilevel"/>
    <w:tmpl w:val="218A3428"/>
    <w:lvl w:ilvl="0" w:tplc="7080822A">
      <w:start w:val="2"/>
      <w:numFmt w:val="decimal"/>
      <w:lvlText w:val="%1-"/>
      <w:lvlJc w:val="left"/>
      <w:pPr>
        <w:ind w:left="720" w:hanging="360"/>
      </w:pPr>
      <w:rPr>
        <w:rFonts w:hint="default"/>
        <w:b/>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 w15:restartNumberingAfterBreak="0">
    <w:nsid w:val="6EF57ADC"/>
    <w:multiLevelType w:val="hybridMultilevel"/>
    <w:tmpl w:val="B610F432"/>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705C02DE"/>
    <w:multiLevelType w:val="hybridMultilevel"/>
    <w:tmpl w:val="F94C5ABE"/>
    <w:lvl w:ilvl="0" w:tplc="C8201F7A">
      <w:start w:val="1"/>
      <w:numFmt w:val="bullet"/>
      <w:lvlText w:val=""/>
      <w:lvlJc w:val="left"/>
      <w:pPr>
        <w:ind w:left="720" w:hanging="360"/>
      </w:pPr>
      <w:rPr>
        <w:rFonts w:ascii="Symbol" w:hAnsi="Symbol" w:hint="default"/>
      </w:rPr>
    </w:lvl>
    <w:lvl w:ilvl="1" w:tplc="09AA3AC4">
      <w:start w:val="1"/>
      <w:numFmt w:val="bullet"/>
      <w:lvlText w:val="o"/>
      <w:lvlJc w:val="left"/>
      <w:pPr>
        <w:ind w:left="1440" w:hanging="360"/>
      </w:pPr>
      <w:rPr>
        <w:rFonts w:ascii="Courier New" w:hAnsi="Courier New" w:hint="default"/>
      </w:rPr>
    </w:lvl>
    <w:lvl w:ilvl="2" w:tplc="F4E6C780">
      <w:start w:val="1"/>
      <w:numFmt w:val="bullet"/>
      <w:lvlText w:val=""/>
      <w:lvlJc w:val="left"/>
      <w:pPr>
        <w:ind w:left="2160" w:hanging="360"/>
      </w:pPr>
      <w:rPr>
        <w:rFonts w:ascii="Wingdings" w:hAnsi="Wingdings" w:hint="default"/>
      </w:rPr>
    </w:lvl>
    <w:lvl w:ilvl="3" w:tplc="1930C566">
      <w:start w:val="1"/>
      <w:numFmt w:val="bullet"/>
      <w:lvlText w:val=""/>
      <w:lvlJc w:val="left"/>
      <w:pPr>
        <w:ind w:left="2880" w:hanging="360"/>
      </w:pPr>
      <w:rPr>
        <w:rFonts w:ascii="Symbol" w:hAnsi="Symbol" w:hint="default"/>
      </w:rPr>
    </w:lvl>
    <w:lvl w:ilvl="4" w:tplc="8E82A83A">
      <w:start w:val="1"/>
      <w:numFmt w:val="bullet"/>
      <w:lvlText w:val="o"/>
      <w:lvlJc w:val="left"/>
      <w:pPr>
        <w:ind w:left="3600" w:hanging="360"/>
      </w:pPr>
      <w:rPr>
        <w:rFonts w:ascii="Courier New" w:hAnsi="Courier New" w:hint="default"/>
      </w:rPr>
    </w:lvl>
    <w:lvl w:ilvl="5" w:tplc="48380C76">
      <w:start w:val="1"/>
      <w:numFmt w:val="bullet"/>
      <w:lvlText w:val=""/>
      <w:lvlJc w:val="left"/>
      <w:pPr>
        <w:ind w:left="4320" w:hanging="360"/>
      </w:pPr>
      <w:rPr>
        <w:rFonts w:ascii="Wingdings" w:hAnsi="Wingdings" w:hint="default"/>
      </w:rPr>
    </w:lvl>
    <w:lvl w:ilvl="6" w:tplc="450C6546">
      <w:start w:val="1"/>
      <w:numFmt w:val="bullet"/>
      <w:lvlText w:val=""/>
      <w:lvlJc w:val="left"/>
      <w:pPr>
        <w:ind w:left="5040" w:hanging="360"/>
      </w:pPr>
      <w:rPr>
        <w:rFonts w:ascii="Symbol" w:hAnsi="Symbol" w:hint="default"/>
      </w:rPr>
    </w:lvl>
    <w:lvl w:ilvl="7" w:tplc="8EF02F86">
      <w:start w:val="1"/>
      <w:numFmt w:val="bullet"/>
      <w:lvlText w:val="o"/>
      <w:lvlJc w:val="left"/>
      <w:pPr>
        <w:ind w:left="5760" w:hanging="360"/>
      </w:pPr>
      <w:rPr>
        <w:rFonts w:ascii="Courier New" w:hAnsi="Courier New" w:hint="default"/>
      </w:rPr>
    </w:lvl>
    <w:lvl w:ilvl="8" w:tplc="A89CF456">
      <w:start w:val="1"/>
      <w:numFmt w:val="bullet"/>
      <w:lvlText w:val=""/>
      <w:lvlJc w:val="left"/>
      <w:pPr>
        <w:ind w:left="6480" w:hanging="360"/>
      </w:pPr>
      <w:rPr>
        <w:rFonts w:ascii="Wingdings" w:hAnsi="Wingdings" w:hint="default"/>
      </w:rPr>
    </w:lvl>
  </w:abstractNum>
  <w:abstractNum w:abstractNumId="48" w15:restartNumberingAfterBreak="0">
    <w:nsid w:val="77E28490"/>
    <w:multiLevelType w:val="hybridMultilevel"/>
    <w:tmpl w:val="CFEC44E4"/>
    <w:lvl w:ilvl="0" w:tplc="4BF2EE00">
      <w:start w:val="1"/>
      <w:numFmt w:val="bullet"/>
      <w:lvlText w:val="-"/>
      <w:lvlJc w:val="left"/>
      <w:pPr>
        <w:ind w:left="720" w:hanging="360"/>
      </w:pPr>
      <w:rPr>
        <w:rFonts w:ascii="Calibri" w:hAnsi="Calibri" w:hint="default"/>
      </w:rPr>
    </w:lvl>
    <w:lvl w:ilvl="1" w:tplc="3904BD86">
      <w:start w:val="1"/>
      <w:numFmt w:val="bullet"/>
      <w:lvlText w:val="o"/>
      <w:lvlJc w:val="left"/>
      <w:pPr>
        <w:ind w:left="1440" w:hanging="360"/>
      </w:pPr>
      <w:rPr>
        <w:rFonts w:ascii="Courier New" w:hAnsi="Courier New" w:hint="default"/>
      </w:rPr>
    </w:lvl>
    <w:lvl w:ilvl="2" w:tplc="4E407942">
      <w:start w:val="1"/>
      <w:numFmt w:val="bullet"/>
      <w:lvlText w:val=""/>
      <w:lvlJc w:val="left"/>
      <w:pPr>
        <w:ind w:left="2160" w:hanging="360"/>
      </w:pPr>
      <w:rPr>
        <w:rFonts w:ascii="Wingdings" w:hAnsi="Wingdings" w:hint="default"/>
      </w:rPr>
    </w:lvl>
    <w:lvl w:ilvl="3" w:tplc="4AE21A7E">
      <w:start w:val="1"/>
      <w:numFmt w:val="bullet"/>
      <w:lvlText w:val=""/>
      <w:lvlJc w:val="left"/>
      <w:pPr>
        <w:ind w:left="2880" w:hanging="360"/>
      </w:pPr>
      <w:rPr>
        <w:rFonts w:ascii="Symbol" w:hAnsi="Symbol" w:hint="default"/>
      </w:rPr>
    </w:lvl>
    <w:lvl w:ilvl="4" w:tplc="977AAAA0">
      <w:start w:val="1"/>
      <w:numFmt w:val="bullet"/>
      <w:lvlText w:val="o"/>
      <w:lvlJc w:val="left"/>
      <w:pPr>
        <w:ind w:left="3600" w:hanging="360"/>
      </w:pPr>
      <w:rPr>
        <w:rFonts w:ascii="Courier New" w:hAnsi="Courier New" w:hint="default"/>
      </w:rPr>
    </w:lvl>
    <w:lvl w:ilvl="5" w:tplc="61B6FB28">
      <w:start w:val="1"/>
      <w:numFmt w:val="bullet"/>
      <w:lvlText w:val=""/>
      <w:lvlJc w:val="left"/>
      <w:pPr>
        <w:ind w:left="4320" w:hanging="360"/>
      </w:pPr>
      <w:rPr>
        <w:rFonts w:ascii="Wingdings" w:hAnsi="Wingdings" w:hint="default"/>
      </w:rPr>
    </w:lvl>
    <w:lvl w:ilvl="6" w:tplc="DAA44B18">
      <w:start w:val="1"/>
      <w:numFmt w:val="bullet"/>
      <w:lvlText w:val=""/>
      <w:lvlJc w:val="left"/>
      <w:pPr>
        <w:ind w:left="5040" w:hanging="360"/>
      </w:pPr>
      <w:rPr>
        <w:rFonts w:ascii="Symbol" w:hAnsi="Symbol" w:hint="default"/>
      </w:rPr>
    </w:lvl>
    <w:lvl w:ilvl="7" w:tplc="50342DF2">
      <w:start w:val="1"/>
      <w:numFmt w:val="bullet"/>
      <w:lvlText w:val="o"/>
      <w:lvlJc w:val="left"/>
      <w:pPr>
        <w:ind w:left="5760" w:hanging="360"/>
      </w:pPr>
      <w:rPr>
        <w:rFonts w:ascii="Courier New" w:hAnsi="Courier New" w:hint="default"/>
      </w:rPr>
    </w:lvl>
    <w:lvl w:ilvl="8" w:tplc="0720DB80">
      <w:start w:val="1"/>
      <w:numFmt w:val="bullet"/>
      <w:lvlText w:val=""/>
      <w:lvlJc w:val="left"/>
      <w:pPr>
        <w:ind w:left="6480" w:hanging="360"/>
      </w:pPr>
      <w:rPr>
        <w:rFonts w:ascii="Wingdings" w:hAnsi="Wingdings" w:hint="default"/>
      </w:rPr>
    </w:lvl>
  </w:abstractNum>
  <w:abstractNum w:abstractNumId="49" w15:restartNumberingAfterBreak="0">
    <w:nsid w:val="7F830C48"/>
    <w:multiLevelType w:val="hybridMultilevel"/>
    <w:tmpl w:val="B4AA51DC"/>
    <w:lvl w:ilvl="0" w:tplc="C9649F6E">
      <w:start w:val="1"/>
      <w:numFmt w:val="bullet"/>
      <w:lvlText w:val="-"/>
      <w:lvlJc w:val="left"/>
      <w:pPr>
        <w:ind w:left="720" w:hanging="360"/>
      </w:pPr>
      <w:rPr>
        <w:rFonts w:ascii="Calibri" w:hAnsi="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183590121">
    <w:abstractNumId w:val="37"/>
  </w:num>
  <w:num w:numId="2" w16cid:durableId="2130665430">
    <w:abstractNumId w:val="44"/>
  </w:num>
  <w:num w:numId="3" w16cid:durableId="435830869">
    <w:abstractNumId w:val="5"/>
  </w:num>
  <w:num w:numId="4" w16cid:durableId="841891972">
    <w:abstractNumId w:val="10"/>
  </w:num>
  <w:num w:numId="5" w16cid:durableId="605313849">
    <w:abstractNumId w:val="27"/>
  </w:num>
  <w:num w:numId="6" w16cid:durableId="1724134283">
    <w:abstractNumId w:val="2"/>
  </w:num>
  <w:num w:numId="7" w16cid:durableId="2139176204">
    <w:abstractNumId w:val="36"/>
  </w:num>
  <w:num w:numId="8" w16cid:durableId="1197085750">
    <w:abstractNumId w:val="23"/>
  </w:num>
  <w:num w:numId="9" w16cid:durableId="709494198">
    <w:abstractNumId w:val="47"/>
  </w:num>
  <w:num w:numId="10" w16cid:durableId="2043434994">
    <w:abstractNumId w:val="26"/>
  </w:num>
  <w:num w:numId="11" w16cid:durableId="2133622514">
    <w:abstractNumId w:val="6"/>
  </w:num>
  <w:num w:numId="12" w16cid:durableId="2012759026">
    <w:abstractNumId w:val="9"/>
  </w:num>
  <w:num w:numId="13" w16cid:durableId="2028169426">
    <w:abstractNumId w:val="41"/>
  </w:num>
  <w:num w:numId="14" w16cid:durableId="274217041">
    <w:abstractNumId w:val="4"/>
  </w:num>
  <w:num w:numId="15" w16cid:durableId="111824318">
    <w:abstractNumId w:val="33"/>
  </w:num>
  <w:num w:numId="16" w16cid:durableId="1418477000">
    <w:abstractNumId w:val="1"/>
  </w:num>
  <w:num w:numId="17" w16cid:durableId="1338070383">
    <w:abstractNumId w:val="48"/>
  </w:num>
  <w:num w:numId="18" w16cid:durableId="365520697">
    <w:abstractNumId w:val="29"/>
  </w:num>
  <w:num w:numId="19" w16cid:durableId="763770604">
    <w:abstractNumId w:val="14"/>
  </w:num>
  <w:num w:numId="20" w16cid:durableId="1449272530">
    <w:abstractNumId w:val="7"/>
  </w:num>
  <w:num w:numId="21" w16cid:durableId="977294922">
    <w:abstractNumId w:val="40"/>
  </w:num>
  <w:num w:numId="22" w16cid:durableId="1187862502">
    <w:abstractNumId w:val="28"/>
  </w:num>
  <w:num w:numId="23" w16cid:durableId="733427220">
    <w:abstractNumId w:val="12"/>
  </w:num>
  <w:num w:numId="24" w16cid:durableId="30765699">
    <w:abstractNumId w:val="43"/>
  </w:num>
  <w:num w:numId="25" w16cid:durableId="1082994978">
    <w:abstractNumId w:val="19"/>
  </w:num>
  <w:num w:numId="26" w16cid:durableId="2113356851">
    <w:abstractNumId w:val="0"/>
  </w:num>
  <w:num w:numId="27" w16cid:durableId="509680226">
    <w:abstractNumId w:val="45"/>
  </w:num>
  <w:num w:numId="28" w16cid:durableId="1396009693">
    <w:abstractNumId w:val="31"/>
  </w:num>
  <w:num w:numId="29" w16cid:durableId="1233656018">
    <w:abstractNumId w:val="13"/>
  </w:num>
  <w:num w:numId="30" w16cid:durableId="1825511554">
    <w:abstractNumId w:val="22"/>
  </w:num>
  <w:num w:numId="31" w16cid:durableId="1635136187">
    <w:abstractNumId w:val="42"/>
  </w:num>
  <w:num w:numId="32" w16cid:durableId="562260072">
    <w:abstractNumId w:val="17"/>
  </w:num>
  <w:num w:numId="33" w16cid:durableId="1308047276">
    <w:abstractNumId w:val="46"/>
  </w:num>
  <w:num w:numId="34" w16cid:durableId="2098360656">
    <w:abstractNumId w:val="34"/>
  </w:num>
  <w:num w:numId="35" w16cid:durableId="1947154740">
    <w:abstractNumId w:val="39"/>
  </w:num>
  <w:num w:numId="36" w16cid:durableId="868643542">
    <w:abstractNumId w:val="25"/>
  </w:num>
  <w:num w:numId="37" w16cid:durableId="266238314">
    <w:abstractNumId w:val="21"/>
  </w:num>
  <w:num w:numId="38" w16cid:durableId="1820612217">
    <w:abstractNumId w:val="35"/>
  </w:num>
  <w:num w:numId="39" w16cid:durableId="75715306">
    <w:abstractNumId w:val="20"/>
  </w:num>
  <w:num w:numId="40" w16cid:durableId="63726579">
    <w:abstractNumId w:val="15"/>
  </w:num>
  <w:num w:numId="41" w16cid:durableId="260340212">
    <w:abstractNumId w:val="49"/>
  </w:num>
  <w:num w:numId="42" w16cid:durableId="776800272">
    <w:abstractNumId w:val="16"/>
  </w:num>
  <w:num w:numId="43" w16cid:durableId="1811245192">
    <w:abstractNumId w:val="3"/>
  </w:num>
  <w:num w:numId="44" w16cid:durableId="1113936202">
    <w:abstractNumId w:val="11"/>
  </w:num>
  <w:num w:numId="45" w16cid:durableId="1297224635">
    <w:abstractNumId w:val="24"/>
  </w:num>
  <w:num w:numId="46" w16cid:durableId="42484006">
    <w:abstractNumId w:val="8"/>
  </w:num>
  <w:num w:numId="47" w16cid:durableId="109605572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203295158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54621387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35098705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mar Moh">
    <w15:presenceInfo w15:providerId="AD" w15:userId="S::Omar@alyousufico.onmicrosoft.com::9480cfd1-808e-4841-8dfa-44eddcbe98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8F2"/>
    <w:rsid w:val="00027C07"/>
    <w:rsid w:val="00046579"/>
    <w:rsid w:val="000473EF"/>
    <w:rsid w:val="00052F3E"/>
    <w:rsid w:val="00070696"/>
    <w:rsid w:val="000712CC"/>
    <w:rsid w:val="00074350"/>
    <w:rsid w:val="00075BA4"/>
    <w:rsid w:val="00084809"/>
    <w:rsid w:val="000851CB"/>
    <w:rsid w:val="00091019"/>
    <w:rsid w:val="000A1F14"/>
    <w:rsid w:val="000A207A"/>
    <w:rsid w:val="000B039C"/>
    <w:rsid w:val="000B21DC"/>
    <w:rsid w:val="000B5A80"/>
    <w:rsid w:val="000C1957"/>
    <w:rsid w:val="000D59AA"/>
    <w:rsid w:val="000E10DB"/>
    <w:rsid w:val="000F042E"/>
    <w:rsid w:val="00110C7C"/>
    <w:rsid w:val="00122BE5"/>
    <w:rsid w:val="00155CA4"/>
    <w:rsid w:val="00156D66"/>
    <w:rsid w:val="00162519"/>
    <w:rsid w:val="0018039A"/>
    <w:rsid w:val="001A6B01"/>
    <w:rsid w:val="001B2A28"/>
    <w:rsid w:val="001B595E"/>
    <w:rsid w:val="001C6C33"/>
    <w:rsid w:val="001D648F"/>
    <w:rsid w:val="001E23FC"/>
    <w:rsid w:val="00206B95"/>
    <w:rsid w:val="00253FD6"/>
    <w:rsid w:val="0028174E"/>
    <w:rsid w:val="00294DE9"/>
    <w:rsid w:val="002B12ED"/>
    <w:rsid w:val="002B4F89"/>
    <w:rsid w:val="002C63B2"/>
    <w:rsid w:val="002D1449"/>
    <w:rsid w:val="002D5514"/>
    <w:rsid w:val="002F09F4"/>
    <w:rsid w:val="00320823"/>
    <w:rsid w:val="003426E5"/>
    <w:rsid w:val="0035152D"/>
    <w:rsid w:val="003561C1"/>
    <w:rsid w:val="00374D68"/>
    <w:rsid w:val="00376044"/>
    <w:rsid w:val="00396551"/>
    <w:rsid w:val="003B1C3E"/>
    <w:rsid w:val="003B3BDA"/>
    <w:rsid w:val="003B5306"/>
    <w:rsid w:val="003C4A38"/>
    <w:rsid w:val="003C4DE7"/>
    <w:rsid w:val="003E7AA5"/>
    <w:rsid w:val="0042015F"/>
    <w:rsid w:val="0043076A"/>
    <w:rsid w:val="004416C5"/>
    <w:rsid w:val="00460643"/>
    <w:rsid w:val="00497260"/>
    <w:rsid w:val="004B0A2D"/>
    <w:rsid w:val="004C7865"/>
    <w:rsid w:val="004C7C99"/>
    <w:rsid w:val="004E2B81"/>
    <w:rsid w:val="00513617"/>
    <w:rsid w:val="0052145E"/>
    <w:rsid w:val="00526B16"/>
    <w:rsid w:val="00530877"/>
    <w:rsid w:val="005407D1"/>
    <w:rsid w:val="0057240B"/>
    <w:rsid w:val="005753BF"/>
    <w:rsid w:val="00576275"/>
    <w:rsid w:val="00586BF0"/>
    <w:rsid w:val="005B053D"/>
    <w:rsid w:val="005F37EA"/>
    <w:rsid w:val="00621674"/>
    <w:rsid w:val="00623C2D"/>
    <w:rsid w:val="00632133"/>
    <w:rsid w:val="006340CD"/>
    <w:rsid w:val="00636D2E"/>
    <w:rsid w:val="00654300"/>
    <w:rsid w:val="00656E88"/>
    <w:rsid w:val="00667028"/>
    <w:rsid w:val="00672823"/>
    <w:rsid w:val="00673DBD"/>
    <w:rsid w:val="006802BE"/>
    <w:rsid w:val="00695ADD"/>
    <w:rsid w:val="006C5506"/>
    <w:rsid w:val="006C77D3"/>
    <w:rsid w:val="006D1E44"/>
    <w:rsid w:val="006D4E20"/>
    <w:rsid w:val="006E7AC7"/>
    <w:rsid w:val="00731196"/>
    <w:rsid w:val="00767C28"/>
    <w:rsid w:val="0078188D"/>
    <w:rsid w:val="007B0C20"/>
    <w:rsid w:val="007C3E67"/>
    <w:rsid w:val="007C4E82"/>
    <w:rsid w:val="007C7507"/>
    <w:rsid w:val="007D5FED"/>
    <w:rsid w:val="007E0A5C"/>
    <w:rsid w:val="00820D9D"/>
    <w:rsid w:val="00825298"/>
    <w:rsid w:val="00833657"/>
    <w:rsid w:val="00845E43"/>
    <w:rsid w:val="00851D3A"/>
    <w:rsid w:val="00871455"/>
    <w:rsid w:val="008761BF"/>
    <w:rsid w:val="008A0BAE"/>
    <w:rsid w:val="008A5C62"/>
    <w:rsid w:val="008B5AB7"/>
    <w:rsid w:val="008C4ACB"/>
    <w:rsid w:val="008D582C"/>
    <w:rsid w:val="008E25A6"/>
    <w:rsid w:val="008F3F3C"/>
    <w:rsid w:val="009144BA"/>
    <w:rsid w:val="00926251"/>
    <w:rsid w:val="00930F73"/>
    <w:rsid w:val="009523D0"/>
    <w:rsid w:val="00980B81"/>
    <w:rsid w:val="009A362A"/>
    <w:rsid w:val="009E1E33"/>
    <w:rsid w:val="009E29F4"/>
    <w:rsid w:val="009E44E9"/>
    <w:rsid w:val="009E7EE5"/>
    <w:rsid w:val="009F0409"/>
    <w:rsid w:val="00A206C2"/>
    <w:rsid w:val="00A342D7"/>
    <w:rsid w:val="00A366AF"/>
    <w:rsid w:val="00A5150F"/>
    <w:rsid w:val="00A51C82"/>
    <w:rsid w:val="00A56E81"/>
    <w:rsid w:val="00A708E6"/>
    <w:rsid w:val="00A744A4"/>
    <w:rsid w:val="00A80AEB"/>
    <w:rsid w:val="00A813D7"/>
    <w:rsid w:val="00A87C6A"/>
    <w:rsid w:val="00A90E65"/>
    <w:rsid w:val="00AC234D"/>
    <w:rsid w:val="00AC418E"/>
    <w:rsid w:val="00AE6A2D"/>
    <w:rsid w:val="00B1657B"/>
    <w:rsid w:val="00B46DEA"/>
    <w:rsid w:val="00B6711A"/>
    <w:rsid w:val="00B710F7"/>
    <w:rsid w:val="00B72C15"/>
    <w:rsid w:val="00B82AF0"/>
    <w:rsid w:val="00B85E0F"/>
    <w:rsid w:val="00B872D8"/>
    <w:rsid w:val="00B92E8C"/>
    <w:rsid w:val="00B93E7A"/>
    <w:rsid w:val="00BA31A0"/>
    <w:rsid w:val="00BC003F"/>
    <w:rsid w:val="00BD0176"/>
    <w:rsid w:val="00BD6FCB"/>
    <w:rsid w:val="00BF2021"/>
    <w:rsid w:val="00BF6112"/>
    <w:rsid w:val="00C014A5"/>
    <w:rsid w:val="00C056F8"/>
    <w:rsid w:val="00C0627A"/>
    <w:rsid w:val="00C11AF0"/>
    <w:rsid w:val="00C14C24"/>
    <w:rsid w:val="00C474B4"/>
    <w:rsid w:val="00C83771"/>
    <w:rsid w:val="00C92364"/>
    <w:rsid w:val="00CA4191"/>
    <w:rsid w:val="00CB46F5"/>
    <w:rsid w:val="00CB4C91"/>
    <w:rsid w:val="00CC5BAF"/>
    <w:rsid w:val="00CF2F3F"/>
    <w:rsid w:val="00D04043"/>
    <w:rsid w:val="00D06B84"/>
    <w:rsid w:val="00D162B3"/>
    <w:rsid w:val="00D30A47"/>
    <w:rsid w:val="00D36A19"/>
    <w:rsid w:val="00D44086"/>
    <w:rsid w:val="00D45BCA"/>
    <w:rsid w:val="00D55EFD"/>
    <w:rsid w:val="00D64677"/>
    <w:rsid w:val="00D83CE5"/>
    <w:rsid w:val="00D8497E"/>
    <w:rsid w:val="00D92D2A"/>
    <w:rsid w:val="00D935E1"/>
    <w:rsid w:val="00DA0CE1"/>
    <w:rsid w:val="00DA63BA"/>
    <w:rsid w:val="00DC2920"/>
    <w:rsid w:val="00DD1CE8"/>
    <w:rsid w:val="00DE01A9"/>
    <w:rsid w:val="00DE282D"/>
    <w:rsid w:val="00DF64A0"/>
    <w:rsid w:val="00E146B9"/>
    <w:rsid w:val="00E20BE0"/>
    <w:rsid w:val="00E245CE"/>
    <w:rsid w:val="00E2623E"/>
    <w:rsid w:val="00E41B4D"/>
    <w:rsid w:val="00E622A2"/>
    <w:rsid w:val="00E96FA4"/>
    <w:rsid w:val="00EA5F43"/>
    <w:rsid w:val="00EA7B4D"/>
    <w:rsid w:val="00EC68F2"/>
    <w:rsid w:val="00F05042"/>
    <w:rsid w:val="00F078E6"/>
    <w:rsid w:val="00F12893"/>
    <w:rsid w:val="00F17CE7"/>
    <w:rsid w:val="00F21F8C"/>
    <w:rsid w:val="00F23BB3"/>
    <w:rsid w:val="00F42477"/>
    <w:rsid w:val="00F57BD0"/>
    <w:rsid w:val="00F70FA4"/>
    <w:rsid w:val="00F84F64"/>
    <w:rsid w:val="00F853B1"/>
    <w:rsid w:val="00F85747"/>
    <w:rsid w:val="00F96E11"/>
    <w:rsid w:val="00FB5E2E"/>
    <w:rsid w:val="00FC7949"/>
    <w:rsid w:val="00FD0647"/>
    <w:rsid w:val="00FF150E"/>
    <w:rsid w:val="00FF205E"/>
    <w:rsid w:val="00FF5257"/>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0AB969"/>
  <w15:chartTrackingRefBased/>
  <w15:docId w15:val="{0F890A24-0925-4884-8BA2-19D3059AD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2D7"/>
    <w:pPr>
      <w:spacing w:after="200" w:line="360" w:lineRule="auto"/>
      <w:jc w:val="both"/>
    </w:pPr>
    <w:rPr>
      <w:rFonts w:ascii="Times New Roman" w:hAnsi="Times New Roman"/>
      <w:sz w:val="24"/>
      <w:szCs w:val="22"/>
      <w:lang w:eastAsia="en-US"/>
    </w:rPr>
  </w:style>
  <w:style w:type="paragraph" w:styleId="Heading1">
    <w:name w:val="heading 1"/>
    <w:basedOn w:val="Normal"/>
    <w:next w:val="Normal"/>
    <w:link w:val="Heading1Char"/>
    <w:uiPriority w:val="9"/>
    <w:qFormat/>
    <w:rsid w:val="000A207A"/>
    <w:pPr>
      <w:keepNext/>
      <w:spacing w:before="240" w:after="60"/>
      <w:outlineLvl w:val="0"/>
    </w:pPr>
    <w:rPr>
      <w:rFonts w:eastAsia="Times New Roman"/>
      <w:b/>
      <w:bCs/>
      <w:kern w:val="32"/>
      <w:sz w:val="28"/>
      <w:szCs w:val="32"/>
    </w:rPr>
  </w:style>
  <w:style w:type="paragraph" w:styleId="Heading2">
    <w:name w:val="heading 2"/>
    <w:basedOn w:val="Normal"/>
    <w:next w:val="Normal"/>
    <w:link w:val="Heading2Char"/>
    <w:uiPriority w:val="9"/>
    <w:unhideWhenUsed/>
    <w:qFormat/>
    <w:rsid w:val="00F21F8C"/>
    <w:pPr>
      <w:keepNext/>
      <w:spacing w:before="240" w:after="60"/>
      <w:outlineLvl w:val="1"/>
    </w:pPr>
    <w:rPr>
      <w:rFonts w:eastAsia="Times New Roman"/>
      <w:b/>
      <w:bCs/>
      <w:iCs/>
      <w:szCs w:val="28"/>
    </w:rPr>
  </w:style>
  <w:style w:type="paragraph" w:styleId="Heading3">
    <w:name w:val="heading 3"/>
    <w:basedOn w:val="Normal"/>
    <w:next w:val="Normal"/>
    <w:link w:val="Heading3Char"/>
    <w:uiPriority w:val="9"/>
    <w:unhideWhenUsed/>
    <w:qFormat/>
    <w:rsid w:val="000A207A"/>
    <w:pPr>
      <w:keepNext/>
      <w:spacing w:before="240" w:after="60"/>
      <w:outlineLvl w:val="2"/>
    </w:pPr>
    <w:rPr>
      <w:rFonts w:eastAsia="Times New Roman"/>
      <w:bCs/>
      <w:i/>
      <w:szCs w:val="26"/>
    </w:rPr>
  </w:style>
  <w:style w:type="paragraph" w:styleId="Heading4">
    <w:name w:val="heading 4"/>
    <w:basedOn w:val="Normal"/>
    <w:next w:val="Normal"/>
    <w:link w:val="Heading4Char"/>
    <w:uiPriority w:val="9"/>
    <w:unhideWhenUsed/>
    <w:qFormat/>
    <w:rsid w:val="00320823"/>
    <w:pPr>
      <w:keepNext/>
      <w:keepLines/>
      <w:spacing w:before="40" w:after="0" w:line="276" w:lineRule="auto"/>
      <w:jc w:val="left"/>
      <w:outlineLvl w:val="3"/>
    </w:pPr>
    <w:rPr>
      <w:rFonts w:asciiTheme="majorHAnsi" w:eastAsiaTheme="majorEastAsia" w:hAnsiTheme="majorHAnsi" w:cstheme="majorBidi"/>
      <w:i/>
      <w:iCs/>
      <w:color w:val="2F5496" w:themeColor="accent1" w:themeShade="BF"/>
      <w:sz w:val="22"/>
      <w:lang w:val="en-US"/>
    </w:rPr>
  </w:style>
  <w:style w:type="paragraph" w:styleId="Heading5">
    <w:name w:val="heading 5"/>
    <w:basedOn w:val="Normal"/>
    <w:next w:val="Normal"/>
    <w:link w:val="Heading5Char"/>
    <w:uiPriority w:val="9"/>
    <w:unhideWhenUsed/>
    <w:qFormat/>
    <w:rsid w:val="00320823"/>
    <w:pPr>
      <w:keepNext/>
      <w:keepLines/>
      <w:spacing w:before="40" w:after="0" w:line="276" w:lineRule="auto"/>
      <w:jc w:val="left"/>
      <w:outlineLvl w:val="4"/>
    </w:pPr>
    <w:rPr>
      <w:rFonts w:asciiTheme="majorHAnsi" w:eastAsiaTheme="majorEastAsia" w:hAnsiTheme="majorHAnsi" w:cstheme="majorBidi"/>
      <w:color w:val="2F5496" w:themeColor="accent1" w:themeShade="BF"/>
      <w:sz w:val="22"/>
      <w:lang w:val="en-US"/>
    </w:rPr>
  </w:style>
  <w:style w:type="paragraph" w:styleId="Heading6">
    <w:name w:val="heading 6"/>
    <w:basedOn w:val="Normal"/>
    <w:next w:val="Normal"/>
    <w:link w:val="Heading6Char"/>
    <w:uiPriority w:val="9"/>
    <w:unhideWhenUsed/>
    <w:qFormat/>
    <w:rsid w:val="00320823"/>
    <w:pPr>
      <w:keepNext/>
      <w:keepLines/>
      <w:spacing w:before="40" w:after="0" w:line="276" w:lineRule="auto"/>
      <w:jc w:val="left"/>
      <w:outlineLvl w:val="5"/>
    </w:pPr>
    <w:rPr>
      <w:rFonts w:asciiTheme="majorHAnsi" w:eastAsiaTheme="majorEastAsia" w:hAnsiTheme="majorHAnsi" w:cstheme="majorBidi"/>
      <w:color w:val="243F60"/>
      <w:sz w:val="22"/>
      <w:lang w:val="en-US"/>
    </w:rPr>
  </w:style>
  <w:style w:type="paragraph" w:styleId="Heading7">
    <w:name w:val="heading 7"/>
    <w:basedOn w:val="Normal"/>
    <w:next w:val="Normal"/>
    <w:link w:val="Heading7Char"/>
    <w:uiPriority w:val="9"/>
    <w:unhideWhenUsed/>
    <w:qFormat/>
    <w:rsid w:val="00320823"/>
    <w:pPr>
      <w:keepNext/>
      <w:keepLines/>
      <w:spacing w:before="40" w:after="0" w:line="276" w:lineRule="auto"/>
      <w:jc w:val="left"/>
      <w:outlineLvl w:val="6"/>
    </w:pPr>
    <w:rPr>
      <w:rFonts w:asciiTheme="majorHAnsi" w:eastAsiaTheme="majorEastAsia" w:hAnsiTheme="majorHAnsi" w:cstheme="majorBidi"/>
      <w:i/>
      <w:iCs/>
      <w:color w:val="243F60"/>
      <w:sz w:val="22"/>
      <w:lang w:val="en-US"/>
    </w:rPr>
  </w:style>
  <w:style w:type="paragraph" w:styleId="Heading8">
    <w:name w:val="heading 8"/>
    <w:basedOn w:val="Normal"/>
    <w:next w:val="Normal"/>
    <w:link w:val="Heading8Char"/>
    <w:uiPriority w:val="9"/>
    <w:unhideWhenUsed/>
    <w:qFormat/>
    <w:rsid w:val="00320823"/>
    <w:pPr>
      <w:keepNext/>
      <w:keepLines/>
      <w:spacing w:before="40" w:after="0" w:line="276" w:lineRule="auto"/>
      <w:jc w:val="left"/>
      <w:outlineLvl w:val="7"/>
    </w:pPr>
    <w:rPr>
      <w:rFonts w:asciiTheme="majorHAnsi" w:eastAsiaTheme="majorEastAsia" w:hAnsiTheme="majorHAnsi" w:cstheme="majorBidi"/>
      <w:color w:val="272727"/>
      <w:sz w:val="21"/>
      <w:szCs w:val="21"/>
      <w:lang w:val="en-US"/>
    </w:rPr>
  </w:style>
  <w:style w:type="paragraph" w:styleId="Heading9">
    <w:name w:val="heading 9"/>
    <w:basedOn w:val="Normal"/>
    <w:next w:val="Normal"/>
    <w:link w:val="Heading9Char"/>
    <w:uiPriority w:val="9"/>
    <w:unhideWhenUsed/>
    <w:qFormat/>
    <w:rsid w:val="00320823"/>
    <w:pPr>
      <w:keepNext/>
      <w:keepLines/>
      <w:spacing w:before="40" w:after="0" w:line="276" w:lineRule="auto"/>
      <w:jc w:val="left"/>
      <w:outlineLvl w:val="8"/>
    </w:pPr>
    <w:rPr>
      <w:rFonts w:asciiTheme="majorHAnsi" w:eastAsiaTheme="majorEastAsia" w:hAnsiTheme="majorHAnsi" w:cstheme="majorBidi"/>
      <w:i/>
      <w:iCs/>
      <w:color w:val="272727"/>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A207A"/>
    <w:rPr>
      <w:rFonts w:ascii="Times New Roman" w:eastAsia="Times New Roman" w:hAnsi="Times New Roman"/>
      <w:b/>
      <w:bCs/>
      <w:kern w:val="32"/>
      <w:sz w:val="28"/>
      <w:szCs w:val="32"/>
      <w:lang w:val="tr-TR"/>
    </w:rPr>
  </w:style>
  <w:style w:type="paragraph" w:styleId="TOCHeading">
    <w:name w:val="TOC Heading"/>
    <w:basedOn w:val="Heading1"/>
    <w:next w:val="Normal"/>
    <w:uiPriority w:val="39"/>
    <w:semiHidden/>
    <w:unhideWhenUsed/>
    <w:qFormat/>
    <w:rsid w:val="003C4DE7"/>
    <w:pPr>
      <w:keepLines/>
      <w:spacing w:before="480" w:after="0"/>
      <w:outlineLvl w:val="9"/>
    </w:pPr>
    <w:rPr>
      <w:color w:val="365F91"/>
      <w:kern w:val="0"/>
      <w:szCs w:val="28"/>
      <w:lang w:val="en-US" w:eastAsia="ja-JP"/>
    </w:rPr>
  </w:style>
  <w:style w:type="paragraph" w:styleId="TOC1">
    <w:name w:val="toc 1"/>
    <w:basedOn w:val="Normal"/>
    <w:next w:val="Normal"/>
    <w:autoRedefine/>
    <w:uiPriority w:val="39"/>
    <w:unhideWhenUsed/>
    <w:rsid w:val="003C4DE7"/>
  </w:style>
  <w:style w:type="character" w:styleId="Hyperlink">
    <w:name w:val="Hyperlink"/>
    <w:uiPriority w:val="99"/>
    <w:unhideWhenUsed/>
    <w:rsid w:val="003C4DE7"/>
    <w:rPr>
      <w:color w:val="0000FF"/>
      <w:u w:val="single"/>
    </w:rPr>
  </w:style>
  <w:style w:type="character" w:customStyle="1" w:styleId="Heading2Char">
    <w:name w:val="Heading 2 Char"/>
    <w:link w:val="Heading2"/>
    <w:uiPriority w:val="9"/>
    <w:rsid w:val="00F21F8C"/>
    <w:rPr>
      <w:rFonts w:ascii="Times New Roman" w:eastAsia="Times New Roman" w:hAnsi="Times New Roman"/>
      <w:b/>
      <w:bCs/>
      <w:iCs/>
      <w:sz w:val="24"/>
      <w:szCs w:val="28"/>
      <w:lang w:val="tr-TR"/>
    </w:rPr>
  </w:style>
  <w:style w:type="character" w:customStyle="1" w:styleId="Heading3Char">
    <w:name w:val="Heading 3 Char"/>
    <w:link w:val="Heading3"/>
    <w:uiPriority w:val="9"/>
    <w:rsid w:val="000A207A"/>
    <w:rPr>
      <w:rFonts w:ascii="Times New Roman" w:eastAsia="Times New Roman" w:hAnsi="Times New Roman"/>
      <w:bCs/>
      <w:i/>
      <w:sz w:val="24"/>
      <w:szCs w:val="26"/>
      <w:lang w:val="tr-TR"/>
    </w:rPr>
  </w:style>
  <w:style w:type="paragraph" w:styleId="Header">
    <w:name w:val="header"/>
    <w:basedOn w:val="Normal"/>
    <w:link w:val="HeaderChar"/>
    <w:unhideWhenUsed/>
    <w:rsid w:val="00526B16"/>
    <w:pPr>
      <w:tabs>
        <w:tab w:val="center" w:pos="4536"/>
        <w:tab w:val="right" w:pos="9072"/>
      </w:tabs>
    </w:pPr>
  </w:style>
  <w:style w:type="character" w:customStyle="1" w:styleId="HeaderChar">
    <w:name w:val="Header Char"/>
    <w:link w:val="Header"/>
    <w:uiPriority w:val="99"/>
    <w:rsid w:val="00526B16"/>
    <w:rPr>
      <w:sz w:val="22"/>
      <w:szCs w:val="22"/>
      <w:lang w:eastAsia="en-US"/>
    </w:rPr>
  </w:style>
  <w:style w:type="paragraph" w:styleId="Footer">
    <w:name w:val="footer"/>
    <w:basedOn w:val="Normal"/>
    <w:link w:val="FooterChar"/>
    <w:unhideWhenUsed/>
    <w:rsid w:val="00526B16"/>
    <w:pPr>
      <w:tabs>
        <w:tab w:val="center" w:pos="4536"/>
        <w:tab w:val="right" w:pos="9072"/>
      </w:tabs>
    </w:pPr>
  </w:style>
  <w:style w:type="character" w:customStyle="1" w:styleId="FooterChar">
    <w:name w:val="Footer Char"/>
    <w:link w:val="Footer"/>
    <w:uiPriority w:val="99"/>
    <w:rsid w:val="00526B16"/>
    <w:rPr>
      <w:sz w:val="22"/>
      <w:szCs w:val="22"/>
      <w:lang w:eastAsia="en-US"/>
    </w:rPr>
  </w:style>
  <w:style w:type="paragraph" w:styleId="TOC2">
    <w:name w:val="toc 2"/>
    <w:basedOn w:val="Normal"/>
    <w:next w:val="Normal"/>
    <w:autoRedefine/>
    <w:uiPriority w:val="39"/>
    <w:unhideWhenUsed/>
    <w:rsid w:val="00A366AF"/>
    <w:pPr>
      <w:ind w:left="220"/>
    </w:pPr>
  </w:style>
  <w:style w:type="paragraph" w:styleId="TOC3">
    <w:name w:val="toc 3"/>
    <w:basedOn w:val="Normal"/>
    <w:next w:val="Normal"/>
    <w:autoRedefine/>
    <w:uiPriority w:val="39"/>
    <w:unhideWhenUsed/>
    <w:rsid w:val="00A366AF"/>
    <w:pPr>
      <w:ind w:left="440"/>
    </w:pPr>
  </w:style>
  <w:style w:type="table" w:styleId="TableGrid">
    <w:name w:val="Table Grid"/>
    <w:basedOn w:val="TableNormal"/>
    <w:uiPriority w:val="59"/>
    <w:rsid w:val="008D58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80B81"/>
    <w:pPr>
      <w:autoSpaceDE w:val="0"/>
      <w:autoSpaceDN w:val="0"/>
      <w:adjustRightInd w:val="0"/>
    </w:pPr>
    <w:rPr>
      <w:rFonts w:ascii="Times New Roman" w:hAnsi="Times New Roman"/>
      <w:color w:val="000000"/>
      <w:sz w:val="24"/>
      <w:szCs w:val="24"/>
    </w:rPr>
  </w:style>
  <w:style w:type="paragraph" w:styleId="Caption">
    <w:name w:val="caption"/>
    <w:basedOn w:val="Normal"/>
    <w:next w:val="Normal"/>
    <w:uiPriority w:val="35"/>
    <w:unhideWhenUsed/>
    <w:qFormat/>
    <w:rsid w:val="00070696"/>
    <w:rPr>
      <w:b/>
      <w:bCs/>
      <w:sz w:val="20"/>
      <w:szCs w:val="20"/>
    </w:rPr>
  </w:style>
  <w:style w:type="paragraph" w:styleId="TableofFigures">
    <w:name w:val="table of figures"/>
    <w:basedOn w:val="Normal"/>
    <w:next w:val="Normal"/>
    <w:uiPriority w:val="99"/>
    <w:unhideWhenUsed/>
    <w:rsid w:val="00070696"/>
  </w:style>
  <w:style w:type="character" w:customStyle="1" w:styleId="apple-converted-space">
    <w:name w:val="apple-converted-space"/>
    <w:rsid w:val="00B710F7"/>
  </w:style>
  <w:style w:type="character" w:styleId="LineNumber">
    <w:name w:val="line number"/>
    <w:uiPriority w:val="99"/>
    <w:semiHidden/>
    <w:unhideWhenUsed/>
    <w:rsid w:val="00BD0176"/>
  </w:style>
  <w:style w:type="paragraph" w:styleId="BalloonText">
    <w:name w:val="Balloon Text"/>
    <w:basedOn w:val="Normal"/>
    <w:link w:val="BalloonTextChar"/>
    <w:uiPriority w:val="99"/>
    <w:semiHidden/>
    <w:unhideWhenUsed/>
    <w:rsid w:val="00DA0CE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A0CE1"/>
    <w:rPr>
      <w:rFonts w:ascii="Tahoma" w:hAnsi="Tahoma" w:cs="Tahoma"/>
      <w:sz w:val="16"/>
      <w:szCs w:val="16"/>
      <w:lang w:eastAsia="en-US"/>
    </w:rPr>
  </w:style>
  <w:style w:type="paragraph" w:styleId="ListParagraph">
    <w:name w:val="List Paragraph"/>
    <w:basedOn w:val="Normal"/>
    <w:uiPriority w:val="34"/>
    <w:qFormat/>
    <w:rsid w:val="002D5514"/>
    <w:pPr>
      <w:spacing w:after="160" w:line="259" w:lineRule="auto"/>
      <w:ind w:left="720"/>
      <w:contextualSpacing/>
      <w:jc w:val="left"/>
    </w:pPr>
    <w:rPr>
      <w:rFonts w:ascii="Calibri" w:hAnsi="Calibri"/>
      <w:sz w:val="22"/>
    </w:rPr>
  </w:style>
  <w:style w:type="character" w:styleId="CommentReference">
    <w:name w:val="annotation reference"/>
    <w:basedOn w:val="DefaultParagraphFont"/>
    <w:uiPriority w:val="99"/>
    <w:semiHidden/>
    <w:unhideWhenUsed/>
    <w:rsid w:val="002F09F4"/>
    <w:rPr>
      <w:sz w:val="16"/>
      <w:szCs w:val="16"/>
    </w:rPr>
  </w:style>
  <w:style w:type="paragraph" w:styleId="CommentText">
    <w:name w:val="annotation text"/>
    <w:basedOn w:val="Normal"/>
    <w:link w:val="CommentTextChar"/>
    <w:uiPriority w:val="99"/>
    <w:semiHidden/>
    <w:unhideWhenUsed/>
    <w:rsid w:val="002F09F4"/>
    <w:pPr>
      <w:spacing w:line="240" w:lineRule="auto"/>
    </w:pPr>
    <w:rPr>
      <w:sz w:val="20"/>
      <w:szCs w:val="20"/>
    </w:rPr>
  </w:style>
  <w:style w:type="character" w:customStyle="1" w:styleId="CommentTextChar">
    <w:name w:val="Comment Text Char"/>
    <w:basedOn w:val="DefaultParagraphFont"/>
    <w:link w:val="CommentText"/>
    <w:uiPriority w:val="99"/>
    <w:semiHidden/>
    <w:rsid w:val="002F09F4"/>
    <w:rPr>
      <w:rFonts w:ascii="Times New Roman" w:hAnsi="Times New Roman"/>
      <w:lang w:eastAsia="en-US"/>
    </w:rPr>
  </w:style>
  <w:style w:type="paragraph" w:styleId="CommentSubject">
    <w:name w:val="annotation subject"/>
    <w:basedOn w:val="CommentText"/>
    <w:next w:val="CommentText"/>
    <w:link w:val="CommentSubjectChar"/>
    <w:uiPriority w:val="99"/>
    <w:semiHidden/>
    <w:unhideWhenUsed/>
    <w:rsid w:val="002F09F4"/>
    <w:rPr>
      <w:b/>
      <w:bCs/>
    </w:rPr>
  </w:style>
  <w:style w:type="character" w:customStyle="1" w:styleId="CommentSubjectChar">
    <w:name w:val="Comment Subject Char"/>
    <w:basedOn w:val="CommentTextChar"/>
    <w:link w:val="CommentSubject"/>
    <w:uiPriority w:val="99"/>
    <w:semiHidden/>
    <w:rsid w:val="002F09F4"/>
    <w:rPr>
      <w:rFonts w:ascii="Times New Roman" w:hAnsi="Times New Roman"/>
      <w:b/>
      <w:bCs/>
      <w:lang w:eastAsia="en-US"/>
    </w:rPr>
  </w:style>
  <w:style w:type="character" w:customStyle="1" w:styleId="Heading4Char">
    <w:name w:val="Heading 4 Char"/>
    <w:basedOn w:val="DefaultParagraphFont"/>
    <w:link w:val="Heading4"/>
    <w:uiPriority w:val="9"/>
    <w:rsid w:val="00320823"/>
    <w:rPr>
      <w:rFonts w:asciiTheme="majorHAnsi" w:eastAsiaTheme="majorEastAsia" w:hAnsiTheme="majorHAnsi" w:cstheme="majorBidi"/>
      <w:i/>
      <w:iCs/>
      <w:color w:val="2F5496" w:themeColor="accent1" w:themeShade="BF"/>
      <w:sz w:val="22"/>
      <w:szCs w:val="22"/>
      <w:lang w:val="en-US" w:eastAsia="en-US"/>
    </w:rPr>
  </w:style>
  <w:style w:type="character" w:customStyle="1" w:styleId="Heading5Char">
    <w:name w:val="Heading 5 Char"/>
    <w:basedOn w:val="DefaultParagraphFont"/>
    <w:link w:val="Heading5"/>
    <w:uiPriority w:val="9"/>
    <w:rsid w:val="00320823"/>
    <w:rPr>
      <w:rFonts w:asciiTheme="majorHAnsi" w:eastAsiaTheme="majorEastAsia" w:hAnsiTheme="majorHAnsi" w:cstheme="majorBidi"/>
      <w:color w:val="2F5496" w:themeColor="accent1" w:themeShade="BF"/>
      <w:sz w:val="22"/>
      <w:szCs w:val="22"/>
      <w:lang w:val="en-US" w:eastAsia="en-US"/>
    </w:rPr>
  </w:style>
  <w:style w:type="character" w:customStyle="1" w:styleId="Heading6Char">
    <w:name w:val="Heading 6 Char"/>
    <w:basedOn w:val="DefaultParagraphFont"/>
    <w:link w:val="Heading6"/>
    <w:uiPriority w:val="9"/>
    <w:rsid w:val="00320823"/>
    <w:rPr>
      <w:rFonts w:asciiTheme="majorHAnsi" w:eastAsiaTheme="majorEastAsia" w:hAnsiTheme="majorHAnsi" w:cstheme="majorBidi"/>
      <w:color w:val="243F60"/>
      <w:sz w:val="22"/>
      <w:szCs w:val="22"/>
      <w:lang w:val="en-US" w:eastAsia="en-US"/>
    </w:rPr>
  </w:style>
  <w:style w:type="character" w:customStyle="1" w:styleId="Heading7Char">
    <w:name w:val="Heading 7 Char"/>
    <w:basedOn w:val="DefaultParagraphFont"/>
    <w:link w:val="Heading7"/>
    <w:uiPriority w:val="9"/>
    <w:rsid w:val="00320823"/>
    <w:rPr>
      <w:rFonts w:asciiTheme="majorHAnsi" w:eastAsiaTheme="majorEastAsia" w:hAnsiTheme="majorHAnsi" w:cstheme="majorBidi"/>
      <w:i/>
      <w:iCs/>
      <w:color w:val="243F60"/>
      <w:sz w:val="22"/>
      <w:szCs w:val="22"/>
      <w:lang w:val="en-US" w:eastAsia="en-US"/>
    </w:rPr>
  </w:style>
  <w:style w:type="character" w:customStyle="1" w:styleId="Heading8Char">
    <w:name w:val="Heading 8 Char"/>
    <w:basedOn w:val="DefaultParagraphFont"/>
    <w:link w:val="Heading8"/>
    <w:uiPriority w:val="9"/>
    <w:rsid w:val="00320823"/>
    <w:rPr>
      <w:rFonts w:asciiTheme="majorHAnsi" w:eastAsiaTheme="majorEastAsia" w:hAnsiTheme="majorHAnsi" w:cstheme="majorBidi"/>
      <w:color w:val="272727"/>
      <w:sz w:val="21"/>
      <w:szCs w:val="21"/>
      <w:lang w:val="en-US" w:eastAsia="en-US"/>
    </w:rPr>
  </w:style>
  <w:style w:type="character" w:customStyle="1" w:styleId="Heading9Char">
    <w:name w:val="Heading 9 Char"/>
    <w:basedOn w:val="DefaultParagraphFont"/>
    <w:link w:val="Heading9"/>
    <w:uiPriority w:val="9"/>
    <w:rsid w:val="00320823"/>
    <w:rPr>
      <w:rFonts w:asciiTheme="majorHAnsi" w:eastAsiaTheme="majorEastAsia" w:hAnsiTheme="majorHAnsi" w:cstheme="majorBidi"/>
      <w:i/>
      <w:iCs/>
      <w:color w:val="272727"/>
      <w:sz w:val="21"/>
      <w:szCs w:val="21"/>
      <w:lang w:val="en-US" w:eastAsia="en-US"/>
    </w:rPr>
  </w:style>
  <w:style w:type="paragraph" w:styleId="Title">
    <w:name w:val="Title"/>
    <w:basedOn w:val="Normal"/>
    <w:next w:val="Normal"/>
    <w:link w:val="TitleChar"/>
    <w:qFormat/>
    <w:rsid w:val="00320823"/>
    <w:pPr>
      <w:spacing w:after="300" w:line="276" w:lineRule="auto"/>
      <w:contextualSpacing/>
      <w:jc w:val="left"/>
    </w:pPr>
    <w:rPr>
      <w:rFonts w:asciiTheme="majorHAnsi" w:eastAsiaTheme="majorEastAsia" w:hAnsiTheme="majorHAnsi" w:cstheme="majorBidi"/>
      <w:color w:val="323E4F" w:themeColor="text2" w:themeShade="BF"/>
      <w:sz w:val="52"/>
      <w:szCs w:val="52"/>
      <w:lang w:val="en-US"/>
    </w:rPr>
  </w:style>
  <w:style w:type="character" w:customStyle="1" w:styleId="TitleChar">
    <w:name w:val="Title Char"/>
    <w:basedOn w:val="DefaultParagraphFont"/>
    <w:link w:val="Title"/>
    <w:uiPriority w:val="10"/>
    <w:rsid w:val="00320823"/>
    <w:rPr>
      <w:rFonts w:asciiTheme="majorHAnsi" w:eastAsiaTheme="majorEastAsia" w:hAnsiTheme="majorHAnsi" w:cstheme="majorBidi"/>
      <w:color w:val="323E4F" w:themeColor="text2" w:themeShade="BF"/>
      <w:sz w:val="52"/>
      <w:szCs w:val="52"/>
      <w:lang w:val="en-US" w:eastAsia="en-US"/>
    </w:rPr>
  </w:style>
  <w:style w:type="table" w:customStyle="1" w:styleId="DzTablo11">
    <w:name w:val="Düz Tablo 11"/>
    <w:basedOn w:val="TableNormal"/>
    <w:uiPriority w:val="41"/>
    <w:rsid w:val="00320823"/>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320823"/>
    <w:pPr>
      <w:spacing w:beforeAutospacing="1" w:afterAutospacing="1" w:line="276" w:lineRule="auto"/>
      <w:jc w:val="left"/>
    </w:pPr>
    <w:rPr>
      <w:rFonts w:eastAsia="Times New Roman"/>
      <w:szCs w:val="24"/>
      <w:lang w:val="en-US" w:eastAsia="tr-TR"/>
    </w:rPr>
  </w:style>
  <w:style w:type="paragraph" w:styleId="Subtitle">
    <w:name w:val="Subtitle"/>
    <w:basedOn w:val="Normal"/>
    <w:next w:val="Normal"/>
    <w:link w:val="SubtitleChar"/>
    <w:uiPriority w:val="11"/>
    <w:qFormat/>
    <w:rsid w:val="00320823"/>
    <w:pPr>
      <w:spacing w:line="276" w:lineRule="auto"/>
      <w:jc w:val="left"/>
    </w:pPr>
    <w:rPr>
      <w:rFonts w:asciiTheme="minorHAnsi" w:eastAsiaTheme="minorEastAsia" w:hAnsiTheme="minorHAnsi"/>
      <w:color w:val="5A5A5A"/>
      <w:sz w:val="22"/>
      <w:lang w:val="en-US"/>
    </w:rPr>
  </w:style>
  <w:style w:type="character" w:customStyle="1" w:styleId="SubtitleChar">
    <w:name w:val="Subtitle Char"/>
    <w:basedOn w:val="DefaultParagraphFont"/>
    <w:link w:val="Subtitle"/>
    <w:uiPriority w:val="11"/>
    <w:rsid w:val="00320823"/>
    <w:rPr>
      <w:rFonts w:asciiTheme="minorHAnsi" w:eastAsiaTheme="minorEastAsia" w:hAnsiTheme="minorHAnsi"/>
      <w:color w:val="5A5A5A"/>
      <w:sz w:val="22"/>
      <w:szCs w:val="22"/>
      <w:lang w:val="en-US" w:eastAsia="en-US"/>
    </w:rPr>
  </w:style>
  <w:style w:type="paragraph" w:styleId="Quote">
    <w:name w:val="Quote"/>
    <w:basedOn w:val="Normal"/>
    <w:next w:val="Normal"/>
    <w:link w:val="QuoteChar"/>
    <w:uiPriority w:val="29"/>
    <w:qFormat/>
    <w:rsid w:val="00320823"/>
    <w:pPr>
      <w:spacing w:before="200" w:line="276" w:lineRule="auto"/>
      <w:ind w:left="864" w:right="864"/>
      <w:jc w:val="center"/>
    </w:pPr>
    <w:rPr>
      <w:rFonts w:asciiTheme="minorHAnsi" w:eastAsiaTheme="minorHAnsi" w:hAnsiTheme="minorHAnsi"/>
      <w:i/>
      <w:iCs/>
      <w:color w:val="404040" w:themeColor="text1" w:themeTint="BF"/>
      <w:sz w:val="22"/>
      <w:lang w:val="en-US"/>
    </w:rPr>
  </w:style>
  <w:style w:type="character" w:customStyle="1" w:styleId="QuoteChar">
    <w:name w:val="Quote Char"/>
    <w:basedOn w:val="DefaultParagraphFont"/>
    <w:link w:val="Quote"/>
    <w:uiPriority w:val="29"/>
    <w:rsid w:val="00320823"/>
    <w:rPr>
      <w:rFonts w:asciiTheme="minorHAnsi" w:eastAsiaTheme="minorHAnsi" w:hAnsiTheme="minorHAnsi"/>
      <w:i/>
      <w:iCs/>
      <w:color w:val="404040" w:themeColor="text1" w:themeTint="BF"/>
      <w:sz w:val="22"/>
      <w:szCs w:val="22"/>
      <w:lang w:val="en-US" w:eastAsia="en-US"/>
    </w:rPr>
  </w:style>
  <w:style w:type="paragraph" w:styleId="IntenseQuote">
    <w:name w:val="Intense Quote"/>
    <w:basedOn w:val="Normal"/>
    <w:next w:val="Normal"/>
    <w:link w:val="IntenseQuoteChar"/>
    <w:uiPriority w:val="30"/>
    <w:qFormat/>
    <w:rsid w:val="00320823"/>
    <w:pPr>
      <w:spacing w:before="360" w:after="360" w:line="276" w:lineRule="auto"/>
      <w:ind w:left="864" w:right="864"/>
      <w:jc w:val="center"/>
    </w:pPr>
    <w:rPr>
      <w:rFonts w:asciiTheme="minorHAnsi" w:eastAsiaTheme="minorHAnsi" w:hAnsiTheme="minorHAnsi"/>
      <w:i/>
      <w:iCs/>
      <w:color w:val="4472C4" w:themeColor="accent1"/>
      <w:sz w:val="22"/>
      <w:lang w:val="en-US"/>
    </w:rPr>
  </w:style>
  <w:style w:type="character" w:customStyle="1" w:styleId="IntenseQuoteChar">
    <w:name w:val="Intense Quote Char"/>
    <w:basedOn w:val="DefaultParagraphFont"/>
    <w:link w:val="IntenseQuote"/>
    <w:uiPriority w:val="30"/>
    <w:rsid w:val="00320823"/>
    <w:rPr>
      <w:rFonts w:asciiTheme="minorHAnsi" w:eastAsiaTheme="minorHAnsi" w:hAnsiTheme="minorHAnsi"/>
      <w:i/>
      <w:iCs/>
      <w:color w:val="4472C4" w:themeColor="accent1"/>
      <w:sz w:val="22"/>
      <w:szCs w:val="22"/>
      <w:lang w:val="en-US" w:eastAsia="en-US"/>
    </w:rPr>
  </w:style>
  <w:style w:type="paragraph" w:styleId="TOC4">
    <w:name w:val="toc 4"/>
    <w:basedOn w:val="Normal"/>
    <w:next w:val="Normal"/>
    <w:uiPriority w:val="39"/>
    <w:unhideWhenUsed/>
    <w:rsid w:val="00320823"/>
    <w:pPr>
      <w:spacing w:after="100" w:line="276" w:lineRule="auto"/>
      <w:ind w:left="660"/>
      <w:jc w:val="left"/>
    </w:pPr>
    <w:rPr>
      <w:rFonts w:asciiTheme="minorHAnsi" w:eastAsiaTheme="minorHAnsi" w:hAnsiTheme="minorHAnsi"/>
      <w:sz w:val="22"/>
      <w:lang w:val="en-US"/>
    </w:rPr>
  </w:style>
  <w:style w:type="paragraph" w:styleId="TOC5">
    <w:name w:val="toc 5"/>
    <w:basedOn w:val="Normal"/>
    <w:next w:val="Normal"/>
    <w:uiPriority w:val="39"/>
    <w:unhideWhenUsed/>
    <w:rsid w:val="00320823"/>
    <w:pPr>
      <w:spacing w:after="100" w:line="276" w:lineRule="auto"/>
      <w:ind w:left="880"/>
      <w:jc w:val="left"/>
    </w:pPr>
    <w:rPr>
      <w:rFonts w:asciiTheme="minorHAnsi" w:eastAsiaTheme="minorHAnsi" w:hAnsiTheme="minorHAnsi"/>
      <w:sz w:val="22"/>
      <w:lang w:val="en-US"/>
    </w:rPr>
  </w:style>
  <w:style w:type="paragraph" w:styleId="TOC6">
    <w:name w:val="toc 6"/>
    <w:basedOn w:val="Normal"/>
    <w:next w:val="Normal"/>
    <w:uiPriority w:val="39"/>
    <w:unhideWhenUsed/>
    <w:rsid w:val="00320823"/>
    <w:pPr>
      <w:spacing w:after="100" w:line="276" w:lineRule="auto"/>
      <w:ind w:left="1100"/>
      <w:jc w:val="left"/>
    </w:pPr>
    <w:rPr>
      <w:rFonts w:asciiTheme="minorHAnsi" w:eastAsiaTheme="minorHAnsi" w:hAnsiTheme="minorHAnsi"/>
      <w:sz w:val="22"/>
      <w:lang w:val="en-US"/>
    </w:rPr>
  </w:style>
  <w:style w:type="paragraph" w:styleId="TOC7">
    <w:name w:val="toc 7"/>
    <w:basedOn w:val="Normal"/>
    <w:next w:val="Normal"/>
    <w:uiPriority w:val="39"/>
    <w:unhideWhenUsed/>
    <w:rsid w:val="00320823"/>
    <w:pPr>
      <w:spacing w:after="100" w:line="276" w:lineRule="auto"/>
      <w:ind w:left="1320"/>
      <w:jc w:val="left"/>
    </w:pPr>
    <w:rPr>
      <w:rFonts w:asciiTheme="minorHAnsi" w:eastAsiaTheme="minorHAnsi" w:hAnsiTheme="minorHAnsi"/>
      <w:sz w:val="22"/>
      <w:lang w:val="en-US"/>
    </w:rPr>
  </w:style>
  <w:style w:type="paragraph" w:styleId="TOC8">
    <w:name w:val="toc 8"/>
    <w:basedOn w:val="Normal"/>
    <w:next w:val="Normal"/>
    <w:uiPriority w:val="39"/>
    <w:unhideWhenUsed/>
    <w:rsid w:val="00320823"/>
    <w:pPr>
      <w:spacing w:after="100" w:line="276" w:lineRule="auto"/>
      <w:ind w:left="1540"/>
      <w:jc w:val="left"/>
    </w:pPr>
    <w:rPr>
      <w:rFonts w:asciiTheme="minorHAnsi" w:eastAsiaTheme="minorHAnsi" w:hAnsiTheme="minorHAnsi"/>
      <w:sz w:val="22"/>
      <w:lang w:val="en-US"/>
    </w:rPr>
  </w:style>
  <w:style w:type="paragraph" w:styleId="TOC9">
    <w:name w:val="toc 9"/>
    <w:basedOn w:val="Normal"/>
    <w:next w:val="Normal"/>
    <w:uiPriority w:val="39"/>
    <w:unhideWhenUsed/>
    <w:rsid w:val="00320823"/>
    <w:pPr>
      <w:spacing w:after="100" w:line="276" w:lineRule="auto"/>
      <w:ind w:left="1760"/>
      <w:jc w:val="left"/>
    </w:pPr>
    <w:rPr>
      <w:rFonts w:asciiTheme="minorHAnsi" w:eastAsiaTheme="minorHAnsi" w:hAnsiTheme="minorHAnsi"/>
      <w:sz w:val="22"/>
      <w:lang w:val="en-US"/>
    </w:rPr>
  </w:style>
  <w:style w:type="paragraph" w:styleId="EndnoteText">
    <w:name w:val="endnote text"/>
    <w:basedOn w:val="Normal"/>
    <w:link w:val="EndnoteTextChar"/>
    <w:uiPriority w:val="99"/>
    <w:semiHidden/>
    <w:unhideWhenUsed/>
    <w:rsid w:val="00320823"/>
    <w:pPr>
      <w:spacing w:after="0" w:line="276" w:lineRule="auto"/>
      <w:jc w:val="left"/>
    </w:pPr>
    <w:rPr>
      <w:rFonts w:asciiTheme="minorHAnsi" w:eastAsiaTheme="minorHAnsi" w:hAnsiTheme="minorHAnsi"/>
      <w:sz w:val="20"/>
      <w:szCs w:val="20"/>
      <w:lang w:val="en-US"/>
    </w:rPr>
  </w:style>
  <w:style w:type="character" w:customStyle="1" w:styleId="EndnoteTextChar">
    <w:name w:val="Endnote Text Char"/>
    <w:basedOn w:val="DefaultParagraphFont"/>
    <w:link w:val="EndnoteText"/>
    <w:uiPriority w:val="99"/>
    <w:semiHidden/>
    <w:rsid w:val="00320823"/>
    <w:rPr>
      <w:rFonts w:asciiTheme="minorHAnsi" w:eastAsiaTheme="minorHAnsi" w:hAnsiTheme="minorHAnsi"/>
      <w:lang w:val="en-US" w:eastAsia="en-US"/>
    </w:rPr>
  </w:style>
  <w:style w:type="paragraph" w:styleId="FootnoteText">
    <w:name w:val="footnote text"/>
    <w:basedOn w:val="Normal"/>
    <w:link w:val="FootnoteTextChar"/>
    <w:uiPriority w:val="99"/>
    <w:semiHidden/>
    <w:unhideWhenUsed/>
    <w:rsid w:val="00320823"/>
    <w:pPr>
      <w:spacing w:after="0" w:line="276" w:lineRule="auto"/>
      <w:jc w:val="left"/>
    </w:pPr>
    <w:rPr>
      <w:rFonts w:asciiTheme="minorHAnsi" w:eastAsiaTheme="minorHAnsi" w:hAnsiTheme="minorHAnsi"/>
      <w:sz w:val="20"/>
      <w:szCs w:val="20"/>
      <w:lang w:val="en-US"/>
    </w:rPr>
  </w:style>
  <w:style w:type="character" w:customStyle="1" w:styleId="FootnoteTextChar">
    <w:name w:val="Footnote Text Char"/>
    <w:basedOn w:val="DefaultParagraphFont"/>
    <w:link w:val="FootnoteText"/>
    <w:uiPriority w:val="99"/>
    <w:semiHidden/>
    <w:rsid w:val="00320823"/>
    <w:rPr>
      <w:rFonts w:asciiTheme="minorHAnsi" w:eastAsiaTheme="minorHAnsi" w:hAnsiTheme="minorHAnsi"/>
      <w:lang w:val="en-US" w:eastAsia="en-US"/>
    </w:rPr>
  </w:style>
  <w:style w:type="paragraph" w:styleId="Revision">
    <w:name w:val="Revision"/>
    <w:hidden/>
    <w:uiPriority w:val="99"/>
    <w:semiHidden/>
    <w:rsid w:val="00320823"/>
    <w:rPr>
      <w:rFonts w:asciiTheme="minorHAnsi" w:eastAsiaTheme="minorHAnsi" w:hAnsiTheme="minorHAnsi"/>
      <w:sz w:val="22"/>
      <w:szCs w:val="22"/>
      <w:lang w:val="en-US" w:eastAsia="en-US"/>
    </w:rPr>
  </w:style>
  <w:style w:type="paragraph" w:customStyle="1" w:styleId="level4">
    <w:name w:val="level 4"/>
    <w:basedOn w:val="Normal"/>
    <w:rsid w:val="00320823"/>
    <w:pPr>
      <w:spacing w:before="120" w:after="120" w:line="240" w:lineRule="exact"/>
      <w:ind w:left="634"/>
      <w:jc w:val="left"/>
    </w:pPr>
    <w:rPr>
      <w:rFonts w:ascii="Times" w:eastAsia="Times New Roman" w:hAnsi="Times"/>
      <w:szCs w:val="20"/>
      <w:lang w:val="en-US"/>
    </w:rPr>
  </w:style>
  <w:style w:type="paragraph" w:customStyle="1" w:styleId="TOCEntry">
    <w:name w:val="TOCEntry"/>
    <w:basedOn w:val="Normal"/>
    <w:rsid w:val="00320823"/>
    <w:pPr>
      <w:keepNext/>
      <w:keepLines/>
      <w:spacing w:before="120" w:after="240" w:line="240" w:lineRule="atLeast"/>
      <w:jc w:val="left"/>
    </w:pPr>
    <w:rPr>
      <w:rFonts w:ascii="Times" w:eastAsia="Times New Roman" w:hAnsi="Times"/>
      <w:b/>
      <w:sz w:val="36"/>
      <w:szCs w:val="20"/>
      <w:lang w:val="en-US"/>
    </w:rPr>
  </w:style>
  <w:style w:type="paragraph" w:customStyle="1" w:styleId="template">
    <w:name w:val="template"/>
    <w:basedOn w:val="Normal"/>
    <w:rsid w:val="00320823"/>
    <w:pPr>
      <w:spacing w:after="0" w:line="240" w:lineRule="exact"/>
      <w:jc w:val="left"/>
    </w:pPr>
    <w:rPr>
      <w:rFonts w:ascii="Arial" w:eastAsia="Times New Roman" w:hAnsi="Arial"/>
      <w:i/>
      <w:sz w:val="22"/>
      <w:szCs w:val="20"/>
      <w:lang w:val="en-US"/>
    </w:rPr>
  </w:style>
  <w:style w:type="paragraph" w:customStyle="1" w:styleId="requirement">
    <w:name w:val="requirement"/>
    <w:basedOn w:val="level4"/>
    <w:rsid w:val="00320823"/>
    <w:pPr>
      <w:spacing w:before="0" w:after="0"/>
      <w:ind w:left="2348" w:hanging="994"/>
    </w:pPr>
    <w:rPr>
      <w:rFonts w:ascii="Times New Roman" w:hAnsi="Times New Roman"/>
    </w:rPr>
  </w:style>
  <w:style w:type="paragraph" w:customStyle="1" w:styleId="ByLine">
    <w:name w:val="ByLine"/>
    <w:basedOn w:val="Title"/>
    <w:rsid w:val="00320823"/>
    <w:pPr>
      <w:spacing w:before="240" w:after="720" w:line="240" w:lineRule="auto"/>
      <w:contextualSpacing w:val="0"/>
      <w:jc w:val="right"/>
    </w:pPr>
    <w:rPr>
      <w:rFonts w:ascii="Arial" w:eastAsia="Times New Roman" w:hAnsi="Arial" w:cs="Times New Roman"/>
      <w:b/>
      <w:color w:val="auto"/>
      <w:kern w:val="28"/>
      <w:sz w:val="28"/>
      <w:szCs w:val="20"/>
    </w:rPr>
  </w:style>
  <w:style w:type="paragraph" w:customStyle="1" w:styleId="ChangeHistoryTitle">
    <w:name w:val="ChangeHistory Title"/>
    <w:basedOn w:val="Normal"/>
    <w:rsid w:val="00320823"/>
    <w:pPr>
      <w:keepNext/>
      <w:spacing w:before="60" w:after="60" w:line="240" w:lineRule="auto"/>
      <w:jc w:val="center"/>
    </w:pPr>
    <w:rPr>
      <w:rFonts w:ascii="Arial" w:eastAsia="Times New Roman" w:hAnsi="Arial"/>
      <w:b/>
      <w:sz w:val="36"/>
      <w:szCs w:val="20"/>
      <w:lang w:val="en-US"/>
    </w:rPr>
  </w:style>
  <w:style w:type="paragraph" w:customStyle="1" w:styleId="line">
    <w:name w:val="line"/>
    <w:basedOn w:val="Title"/>
    <w:rsid w:val="00320823"/>
    <w:pPr>
      <w:pBdr>
        <w:top w:val="single" w:sz="36" w:space="1" w:color="auto"/>
      </w:pBdr>
      <w:spacing w:before="240" w:after="0" w:line="240" w:lineRule="auto"/>
      <w:contextualSpacing w:val="0"/>
      <w:jc w:val="right"/>
    </w:pPr>
    <w:rPr>
      <w:rFonts w:ascii="Arial" w:eastAsia="Times New Roman" w:hAnsi="Arial" w:cs="Times New Roman"/>
      <w:b/>
      <w:color w:val="auto"/>
      <w:kern w:val="28"/>
      <w:sz w:val="40"/>
      <w:szCs w:val="20"/>
    </w:rPr>
  </w:style>
  <w:style w:type="character" w:customStyle="1" w:styleId="normaltextrun">
    <w:name w:val="normaltextrun"/>
    <w:rsid w:val="003208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92473">
      <w:bodyDiv w:val="1"/>
      <w:marLeft w:val="0"/>
      <w:marRight w:val="0"/>
      <w:marTop w:val="0"/>
      <w:marBottom w:val="0"/>
      <w:divBdr>
        <w:top w:val="none" w:sz="0" w:space="0" w:color="auto"/>
        <w:left w:val="none" w:sz="0" w:space="0" w:color="auto"/>
        <w:bottom w:val="none" w:sz="0" w:space="0" w:color="auto"/>
        <w:right w:val="none" w:sz="0" w:space="0" w:color="auto"/>
      </w:divBdr>
    </w:div>
    <w:div w:id="155922317">
      <w:bodyDiv w:val="1"/>
      <w:marLeft w:val="0"/>
      <w:marRight w:val="0"/>
      <w:marTop w:val="0"/>
      <w:marBottom w:val="0"/>
      <w:divBdr>
        <w:top w:val="none" w:sz="0" w:space="0" w:color="auto"/>
        <w:left w:val="none" w:sz="0" w:space="0" w:color="auto"/>
        <w:bottom w:val="none" w:sz="0" w:space="0" w:color="auto"/>
        <w:right w:val="none" w:sz="0" w:space="0" w:color="auto"/>
      </w:divBdr>
    </w:div>
    <w:div w:id="1100219446">
      <w:bodyDiv w:val="1"/>
      <w:marLeft w:val="0"/>
      <w:marRight w:val="0"/>
      <w:marTop w:val="0"/>
      <w:marBottom w:val="0"/>
      <w:divBdr>
        <w:top w:val="none" w:sz="0" w:space="0" w:color="auto"/>
        <w:left w:val="none" w:sz="0" w:space="0" w:color="auto"/>
        <w:bottom w:val="none" w:sz="0" w:space="0" w:color="auto"/>
        <w:right w:val="none" w:sz="0" w:space="0" w:color="auto"/>
      </w:divBdr>
    </w:div>
    <w:div w:id="1295067077">
      <w:bodyDiv w:val="1"/>
      <w:marLeft w:val="0"/>
      <w:marRight w:val="0"/>
      <w:marTop w:val="0"/>
      <w:marBottom w:val="0"/>
      <w:divBdr>
        <w:top w:val="none" w:sz="0" w:space="0" w:color="auto"/>
        <w:left w:val="none" w:sz="0" w:space="0" w:color="auto"/>
        <w:bottom w:val="none" w:sz="0" w:space="0" w:color="auto"/>
        <w:right w:val="none" w:sz="0" w:space="0" w:color="auto"/>
      </w:divBdr>
    </w:div>
    <w:div w:id="1424180174">
      <w:bodyDiv w:val="1"/>
      <w:marLeft w:val="0"/>
      <w:marRight w:val="0"/>
      <w:marTop w:val="0"/>
      <w:marBottom w:val="0"/>
      <w:divBdr>
        <w:top w:val="none" w:sz="0" w:space="0" w:color="auto"/>
        <w:left w:val="none" w:sz="0" w:space="0" w:color="auto"/>
        <w:bottom w:val="none" w:sz="0" w:space="0" w:color="auto"/>
        <w:right w:val="none" w:sz="0" w:space="0" w:color="auto"/>
      </w:divBdr>
    </w:div>
    <w:div w:id="1783300835">
      <w:bodyDiv w:val="1"/>
      <w:marLeft w:val="0"/>
      <w:marRight w:val="0"/>
      <w:marTop w:val="0"/>
      <w:marBottom w:val="0"/>
      <w:divBdr>
        <w:top w:val="none" w:sz="0" w:space="0" w:color="auto"/>
        <w:left w:val="none" w:sz="0" w:space="0" w:color="auto"/>
        <w:bottom w:val="none" w:sz="0" w:space="0" w:color="auto"/>
        <w:right w:val="none" w:sz="0" w:space="0" w:color="auto"/>
      </w:divBdr>
    </w:div>
    <w:div w:id="1948611657">
      <w:bodyDiv w:val="1"/>
      <w:marLeft w:val="0"/>
      <w:marRight w:val="0"/>
      <w:marTop w:val="0"/>
      <w:marBottom w:val="0"/>
      <w:divBdr>
        <w:top w:val="none" w:sz="0" w:space="0" w:color="auto"/>
        <w:left w:val="none" w:sz="0" w:space="0" w:color="auto"/>
        <w:bottom w:val="none" w:sz="0" w:space="0" w:color="auto"/>
        <w:right w:val="none" w:sz="0" w:space="0" w:color="auto"/>
      </w:divBdr>
    </w:div>
    <w:div w:id="2033919834">
      <w:bodyDiv w:val="1"/>
      <w:marLeft w:val="0"/>
      <w:marRight w:val="0"/>
      <w:marTop w:val="0"/>
      <w:marBottom w:val="0"/>
      <w:divBdr>
        <w:top w:val="none" w:sz="0" w:space="0" w:color="auto"/>
        <w:left w:val="none" w:sz="0" w:space="0" w:color="auto"/>
        <w:bottom w:val="none" w:sz="0" w:space="0" w:color="auto"/>
        <w:right w:val="none" w:sz="0" w:space="0" w:color="auto"/>
      </w:divBdr>
      <w:divsChild>
        <w:div w:id="253131550">
          <w:marLeft w:val="0"/>
          <w:marRight w:val="0"/>
          <w:marTop w:val="0"/>
          <w:marBottom w:val="0"/>
          <w:divBdr>
            <w:top w:val="none" w:sz="0" w:space="0" w:color="auto"/>
            <w:left w:val="none" w:sz="0" w:space="0" w:color="auto"/>
            <w:bottom w:val="none" w:sz="0" w:space="0" w:color="auto"/>
            <w:right w:val="none" w:sz="0" w:space="0" w:color="auto"/>
          </w:divBdr>
        </w:div>
        <w:div w:id="14720180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jpeg"/><Relationship Id="rId47" Type="http://schemas.openxmlformats.org/officeDocument/2006/relationships/image" Target="media/image32.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5.jpg"/><Relationship Id="rId11" Type="http://schemas.openxmlformats.org/officeDocument/2006/relationships/image" Target="media/image1.jpg"/><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pn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image" Target="https://documents.lucid.app/documents/39130587-61f4-44c7-9dd8-653c704ca435/pages/0_0?a=1146&amp;x=1354&amp;y=261&amp;w=1871&amp;h=843&amp;store=1&amp;accept=image%2F*&amp;auth=LCA%205c2aa9fb05fcbc5259c11dd3f073c5d58ec08ff77eb4549d762242345d3c93f4-ts%3D1703789329"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vsdx"/><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png"/><Relationship Id="rId48" Type="http://schemas.openxmlformats.org/officeDocument/2006/relationships/image" Target="media/image33.jpeg"/><Relationship Id="rId8" Type="http://schemas.openxmlformats.org/officeDocument/2006/relationships/footer" Target="footer1.xm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footer" Target="footer4.xml"/><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1.jpeg"/><Relationship Id="rId20" Type="http://schemas.openxmlformats.org/officeDocument/2006/relationships/image" Target="media/image6.jp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8E218C-F6C3-447A-95C8-A886C13C7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92</Pages>
  <Words>12627</Words>
  <Characters>71976</Characters>
  <Application>Microsoft Office Word</Application>
  <DocSecurity>0</DocSecurity>
  <Lines>599</Lines>
  <Paragraphs>168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CtrlSoft</Company>
  <LinksUpToDate>false</LinksUpToDate>
  <CharactersWithSpaces>84435</CharactersWithSpaces>
  <SharedDoc>false</SharedDoc>
  <HLinks>
    <vt:vector size="168" baseType="variant">
      <vt:variant>
        <vt:i4>1507383</vt:i4>
      </vt:variant>
      <vt:variant>
        <vt:i4>164</vt:i4>
      </vt:variant>
      <vt:variant>
        <vt:i4>0</vt:i4>
      </vt:variant>
      <vt:variant>
        <vt:i4>5</vt:i4>
      </vt:variant>
      <vt:variant>
        <vt:lpwstr/>
      </vt:variant>
      <vt:variant>
        <vt:lpwstr>_Toc478723937</vt:lpwstr>
      </vt:variant>
      <vt:variant>
        <vt:i4>1507383</vt:i4>
      </vt:variant>
      <vt:variant>
        <vt:i4>158</vt:i4>
      </vt:variant>
      <vt:variant>
        <vt:i4>0</vt:i4>
      </vt:variant>
      <vt:variant>
        <vt:i4>5</vt:i4>
      </vt:variant>
      <vt:variant>
        <vt:lpwstr/>
      </vt:variant>
      <vt:variant>
        <vt:lpwstr>_Toc478723936</vt:lpwstr>
      </vt:variant>
      <vt:variant>
        <vt:i4>1507383</vt:i4>
      </vt:variant>
      <vt:variant>
        <vt:i4>152</vt:i4>
      </vt:variant>
      <vt:variant>
        <vt:i4>0</vt:i4>
      </vt:variant>
      <vt:variant>
        <vt:i4>5</vt:i4>
      </vt:variant>
      <vt:variant>
        <vt:lpwstr/>
      </vt:variant>
      <vt:variant>
        <vt:lpwstr>_Toc478723935</vt:lpwstr>
      </vt:variant>
      <vt:variant>
        <vt:i4>1507383</vt:i4>
      </vt:variant>
      <vt:variant>
        <vt:i4>146</vt:i4>
      </vt:variant>
      <vt:variant>
        <vt:i4>0</vt:i4>
      </vt:variant>
      <vt:variant>
        <vt:i4>5</vt:i4>
      </vt:variant>
      <vt:variant>
        <vt:lpwstr/>
      </vt:variant>
      <vt:variant>
        <vt:lpwstr>_Toc478723934</vt:lpwstr>
      </vt:variant>
      <vt:variant>
        <vt:i4>1507383</vt:i4>
      </vt:variant>
      <vt:variant>
        <vt:i4>140</vt:i4>
      </vt:variant>
      <vt:variant>
        <vt:i4>0</vt:i4>
      </vt:variant>
      <vt:variant>
        <vt:i4>5</vt:i4>
      </vt:variant>
      <vt:variant>
        <vt:lpwstr/>
      </vt:variant>
      <vt:variant>
        <vt:lpwstr>_Toc478723933</vt:lpwstr>
      </vt:variant>
      <vt:variant>
        <vt:i4>1507383</vt:i4>
      </vt:variant>
      <vt:variant>
        <vt:i4>134</vt:i4>
      </vt:variant>
      <vt:variant>
        <vt:i4>0</vt:i4>
      </vt:variant>
      <vt:variant>
        <vt:i4>5</vt:i4>
      </vt:variant>
      <vt:variant>
        <vt:lpwstr/>
      </vt:variant>
      <vt:variant>
        <vt:lpwstr>_Toc478723932</vt:lpwstr>
      </vt:variant>
      <vt:variant>
        <vt:i4>1507383</vt:i4>
      </vt:variant>
      <vt:variant>
        <vt:i4>128</vt:i4>
      </vt:variant>
      <vt:variant>
        <vt:i4>0</vt:i4>
      </vt:variant>
      <vt:variant>
        <vt:i4>5</vt:i4>
      </vt:variant>
      <vt:variant>
        <vt:lpwstr/>
      </vt:variant>
      <vt:variant>
        <vt:lpwstr>_Toc478723931</vt:lpwstr>
      </vt:variant>
      <vt:variant>
        <vt:i4>1507383</vt:i4>
      </vt:variant>
      <vt:variant>
        <vt:i4>122</vt:i4>
      </vt:variant>
      <vt:variant>
        <vt:i4>0</vt:i4>
      </vt:variant>
      <vt:variant>
        <vt:i4>5</vt:i4>
      </vt:variant>
      <vt:variant>
        <vt:lpwstr/>
      </vt:variant>
      <vt:variant>
        <vt:lpwstr>_Toc478723930</vt:lpwstr>
      </vt:variant>
      <vt:variant>
        <vt:i4>1441847</vt:i4>
      </vt:variant>
      <vt:variant>
        <vt:i4>116</vt:i4>
      </vt:variant>
      <vt:variant>
        <vt:i4>0</vt:i4>
      </vt:variant>
      <vt:variant>
        <vt:i4>5</vt:i4>
      </vt:variant>
      <vt:variant>
        <vt:lpwstr/>
      </vt:variant>
      <vt:variant>
        <vt:lpwstr>_Toc478723929</vt:lpwstr>
      </vt:variant>
      <vt:variant>
        <vt:i4>1441847</vt:i4>
      </vt:variant>
      <vt:variant>
        <vt:i4>110</vt:i4>
      </vt:variant>
      <vt:variant>
        <vt:i4>0</vt:i4>
      </vt:variant>
      <vt:variant>
        <vt:i4>5</vt:i4>
      </vt:variant>
      <vt:variant>
        <vt:lpwstr/>
      </vt:variant>
      <vt:variant>
        <vt:lpwstr>_Toc478723928</vt:lpwstr>
      </vt:variant>
      <vt:variant>
        <vt:i4>1441847</vt:i4>
      </vt:variant>
      <vt:variant>
        <vt:i4>104</vt:i4>
      </vt:variant>
      <vt:variant>
        <vt:i4>0</vt:i4>
      </vt:variant>
      <vt:variant>
        <vt:i4>5</vt:i4>
      </vt:variant>
      <vt:variant>
        <vt:lpwstr/>
      </vt:variant>
      <vt:variant>
        <vt:lpwstr>_Toc478723927</vt:lpwstr>
      </vt:variant>
      <vt:variant>
        <vt:i4>1441847</vt:i4>
      </vt:variant>
      <vt:variant>
        <vt:i4>98</vt:i4>
      </vt:variant>
      <vt:variant>
        <vt:i4>0</vt:i4>
      </vt:variant>
      <vt:variant>
        <vt:i4>5</vt:i4>
      </vt:variant>
      <vt:variant>
        <vt:lpwstr/>
      </vt:variant>
      <vt:variant>
        <vt:lpwstr>_Toc478723926</vt:lpwstr>
      </vt:variant>
      <vt:variant>
        <vt:i4>1441847</vt:i4>
      </vt:variant>
      <vt:variant>
        <vt:i4>92</vt:i4>
      </vt:variant>
      <vt:variant>
        <vt:i4>0</vt:i4>
      </vt:variant>
      <vt:variant>
        <vt:i4>5</vt:i4>
      </vt:variant>
      <vt:variant>
        <vt:lpwstr/>
      </vt:variant>
      <vt:variant>
        <vt:lpwstr>_Toc478723925</vt:lpwstr>
      </vt:variant>
      <vt:variant>
        <vt:i4>1441847</vt:i4>
      </vt:variant>
      <vt:variant>
        <vt:i4>86</vt:i4>
      </vt:variant>
      <vt:variant>
        <vt:i4>0</vt:i4>
      </vt:variant>
      <vt:variant>
        <vt:i4>5</vt:i4>
      </vt:variant>
      <vt:variant>
        <vt:lpwstr/>
      </vt:variant>
      <vt:variant>
        <vt:lpwstr>_Toc478723924</vt:lpwstr>
      </vt:variant>
      <vt:variant>
        <vt:i4>1441847</vt:i4>
      </vt:variant>
      <vt:variant>
        <vt:i4>80</vt:i4>
      </vt:variant>
      <vt:variant>
        <vt:i4>0</vt:i4>
      </vt:variant>
      <vt:variant>
        <vt:i4>5</vt:i4>
      </vt:variant>
      <vt:variant>
        <vt:lpwstr/>
      </vt:variant>
      <vt:variant>
        <vt:lpwstr>_Toc478723923</vt:lpwstr>
      </vt:variant>
      <vt:variant>
        <vt:i4>1441847</vt:i4>
      </vt:variant>
      <vt:variant>
        <vt:i4>74</vt:i4>
      </vt:variant>
      <vt:variant>
        <vt:i4>0</vt:i4>
      </vt:variant>
      <vt:variant>
        <vt:i4>5</vt:i4>
      </vt:variant>
      <vt:variant>
        <vt:lpwstr/>
      </vt:variant>
      <vt:variant>
        <vt:lpwstr>_Toc478723922</vt:lpwstr>
      </vt:variant>
      <vt:variant>
        <vt:i4>1441847</vt:i4>
      </vt:variant>
      <vt:variant>
        <vt:i4>68</vt:i4>
      </vt:variant>
      <vt:variant>
        <vt:i4>0</vt:i4>
      </vt:variant>
      <vt:variant>
        <vt:i4>5</vt:i4>
      </vt:variant>
      <vt:variant>
        <vt:lpwstr/>
      </vt:variant>
      <vt:variant>
        <vt:lpwstr>_Toc478723921</vt:lpwstr>
      </vt:variant>
      <vt:variant>
        <vt:i4>1441847</vt:i4>
      </vt:variant>
      <vt:variant>
        <vt:i4>62</vt:i4>
      </vt:variant>
      <vt:variant>
        <vt:i4>0</vt:i4>
      </vt:variant>
      <vt:variant>
        <vt:i4>5</vt:i4>
      </vt:variant>
      <vt:variant>
        <vt:lpwstr/>
      </vt:variant>
      <vt:variant>
        <vt:lpwstr>_Toc478723920</vt:lpwstr>
      </vt:variant>
      <vt:variant>
        <vt:i4>1376311</vt:i4>
      </vt:variant>
      <vt:variant>
        <vt:i4>56</vt:i4>
      </vt:variant>
      <vt:variant>
        <vt:i4>0</vt:i4>
      </vt:variant>
      <vt:variant>
        <vt:i4>5</vt:i4>
      </vt:variant>
      <vt:variant>
        <vt:lpwstr/>
      </vt:variant>
      <vt:variant>
        <vt:lpwstr>_Toc478723919</vt:lpwstr>
      </vt:variant>
      <vt:variant>
        <vt:i4>1376311</vt:i4>
      </vt:variant>
      <vt:variant>
        <vt:i4>50</vt:i4>
      </vt:variant>
      <vt:variant>
        <vt:i4>0</vt:i4>
      </vt:variant>
      <vt:variant>
        <vt:i4>5</vt:i4>
      </vt:variant>
      <vt:variant>
        <vt:lpwstr/>
      </vt:variant>
      <vt:variant>
        <vt:lpwstr>_Toc478723918</vt:lpwstr>
      </vt:variant>
      <vt:variant>
        <vt:i4>1376311</vt:i4>
      </vt:variant>
      <vt:variant>
        <vt:i4>44</vt:i4>
      </vt:variant>
      <vt:variant>
        <vt:i4>0</vt:i4>
      </vt:variant>
      <vt:variant>
        <vt:i4>5</vt:i4>
      </vt:variant>
      <vt:variant>
        <vt:lpwstr/>
      </vt:variant>
      <vt:variant>
        <vt:lpwstr>_Toc478723917</vt:lpwstr>
      </vt:variant>
      <vt:variant>
        <vt:i4>1376311</vt:i4>
      </vt:variant>
      <vt:variant>
        <vt:i4>38</vt:i4>
      </vt:variant>
      <vt:variant>
        <vt:i4>0</vt:i4>
      </vt:variant>
      <vt:variant>
        <vt:i4>5</vt:i4>
      </vt:variant>
      <vt:variant>
        <vt:lpwstr/>
      </vt:variant>
      <vt:variant>
        <vt:lpwstr>_Toc478723916</vt:lpwstr>
      </vt:variant>
      <vt:variant>
        <vt:i4>1376311</vt:i4>
      </vt:variant>
      <vt:variant>
        <vt:i4>32</vt:i4>
      </vt:variant>
      <vt:variant>
        <vt:i4>0</vt:i4>
      </vt:variant>
      <vt:variant>
        <vt:i4>5</vt:i4>
      </vt:variant>
      <vt:variant>
        <vt:lpwstr/>
      </vt:variant>
      <vt:variant>
        <vt:lpwstr>_Toc478723915</vt:lpwstr>
      </vt:variant>
      <vt:variant>
        <vt:i4>1376311</vt:i4>
      </vt:variant>
      <vt:variant>
        <vt:i4>26</vt:i4>
      </vt:variant>
      <vt:variant>
        <vt:i4>0</vt:i4>
      </vt:variant>
      <vt:variant>
        <vt:i4>5</vt:i4>
      </vt:variant>
      <vt:variant>
        <vt:lpwstr/>
      </vt:variant>
      <vt:variant>
        <vt:lpwstr>_Toc478723914</vt:lpwstr>
      </vt:variant>
      <vt:variant>
        <vt:i4>1376311</vt:i4>
      </vt:variant>
      <vt:variant>
        <vt:i4>20</vt:i4>
      </vt:variant>
      <vt:variant>
        <vt:i4>0</vt:i4>
      </vt:variant>
      <vt:variant>
        <vt:i4>5</vt:i4>
      </vt:variant>
      <vt:variant>
        <vt:lpwstr/>
      </vt:variant>
      <vt:variant>
        <vt:lpwstr>_Toc478723913</vt:lpwstr>
      </vt:variant>
      <vt:variant>
        <vt:i4>1376311</vt:i4>
      </vt:variant>
      <vt:variant>
        <vt:i4>14</vt:i4>
      </vt:variant>
      <vt:variant>
        <vt:i4>0</vt:i4>
      </vt:variant>
      <vt:variant>
        <vt:i4>5</vt:i4>
      </vt:variant>
      <vt:variant>
        <vt:lpwstr/>
      </vt:variant>
      <vt:variant>
        <vt:lpwstr>_Toc478723912</vt:lpwstr>
      </vt:variant>
      <vt:variant>
        <vt:i4>1376311</vt:i4>
      </vt:variant>
      <vt:variant>
        <vt:i4>8</vt:i4>
      </vt:variant>
      <vt:variant>
        <vt:i4>0</vt:i4>
      </vt:variant>
      <vt:variant>
        <vt:i4>5</vt:i4>
      </vt:variant>
      <vt:variant>
        <vt:lpwstr/>
      </vt:variant>
      <vt:variant>
        <vt:lpwstr>_Toc478723911</vt:lpwstr>
      </vt:variant>
      <vt:variant>
        <vt:i4>1376311</vt:i4>
      </vt:variant>
      <vt:variant>
        <vt:i4>2</vt:i4>
      </vt:variant>
      <vt:variant>
        <vt:i4>0</vt:i4>
      </vt:variant>
      <vt:variant>
        <vt:i4>5</vt:i4>
      </vt:variant>
      <vt:variant>
        <vt:lpwstr/>
      </vt:variant>
      <vt:variant>
        <vt:lpwstr>_Toc478723910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Begum</dc:creator>
  <cp:keywords/>
  <cp:lastModifiedBy>Omar Moh</cp:lastModifiedBy>
  <cp:revision>59</cp:revision>
  <cp:lastPrinted>2016-12-15T14:18:00Z</cp:lastPrinted>
  <dcterms:created xsi:type="dcterms:W3CDTF">2017-11-10T14:23:00Z</dcterms:created>
  <dcterms:modified xsi:type="dcterms:W3CDTF">2023-12-29T13:19:00Z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2023-12-28T19:58:15Z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d89371ae-f524-429f-ac0b-2d5701dc3f4d</vt:lpwstr>
  </property>
  <property fmtid="{D5CDD505-2E9C-101B-9397-08002B2CF9AE}" pid="7" name="MSIP_Label_defa4170-0d19-0005-0004-bc88714345d2_ActionId">
    <vt:lpwstr>f5d14d1e-c5ba-4228-8d95-10d0e8286530</vt:lpwstr>
  </property>
  <property fmtid="{D5CDD505-2E9C-101B-9397-08002B2CF9AE}" pid="8" name="MSIP_Label_defa4170-0d19-0005-0004-bc88714345d2_ContentBits">
    <vt:lpwstr>0</vt:lpwstr>
  </property>
</Properties>
</file>